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5DC7" w:rsidRDefault="00755DC7" w:rsidP="00755DC7">
      <w:pPr>
        <w:jc w:val="center"/>
        <w:rPr>
          <w:rFonts w:cs="Calibri"/>
          <w:noProof/>
          <w:color w:val="000000"/>
        </w:rPr>
      </w:pPr>
      <w:r>
        <w:rPr>
          <w:noProof/>
        </w:rPr>
        <w:drawing>
          <wp:inline distT="0" distB="0" distL="0" distR="0" wp14:anchorId="2A528AA8" wp14:editId="3B9E26C6">
            <wp:extent cx="5486400" cy="423965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Plogo_ver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4239651"/>
                    </a:xfrm>
                    <a:prstGeom prst="rect">
                      <a:avLst/>
                    </a:prstGeom>
                  </pic:spPr>
                </pic:pic>
              </a:graphicData>
            </a:graphic>
          </wp:inline>
        </w:drawing>
      </w:r>
    </w:p>
    <w:p w:rsidR="00755DC7" w:rsidRDefault="00755DC7" w:rsidP="00755DC7">
      <w:pPr>
        <w:pStyle w:val="Title"/>
      </w:pPr>
      <w:r>
        <w:t xml:space="preserve">Project Zipline Crypto Engine </w:t>
      </w:r>
    </w:p>
    <w:p w:rsidR="00755DC7" w:rsidRDefault="00755DC7" w:rsidP="00755DC7">
      <w:pPr>
        <w:pStyle w:val="Title"/>
      </w:pPr>
      <w:r w:rsidRPr="00D702B1">
        <w:rPr>
          <w:rFonts w:cs="Calibri"/>
          <w:noProof/>
          <w:color w:val="000000"/>
        </w:rPr>
        <mc:AlternateContent>
          <mc:Choice Requires="wpg">
            <w:drawing>
              <wp:anchor distT="0" distB="0" distL="114300" distR="114300" simplePos="0" relativeHeight="251659264" behindDoc="0" locked="0" layoutInCell="1" allowOverlap="1" wp14:anchorId="3D42484E" wp14:editId="32DCB207">
                <wp:simplePos x="0" y="0"/>
                <wp:positionH relativeFrom="column">
                  <wp:posOffset>1567180</wp:posOffset>
                </wp:positionH>
                <wp:positionV relativeFrom="paragraph">
                  <wp:posOffset>626110</wp:posOffset>
                </wp:positionV>
                <wp:extent cx="2768474" cy="2942376"/>
                <wp:effectExtent l="38100" t="0" r="13335" b="0"/>
                <wp:wrapNone/>
                <wp:docPr id="202" name="Group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768474" cy="2942376"/>
                          <a:chOff x="0" y="0"/>
                          <a:chExt cx="4024411" cy="4408405"/>
                        </a:xfrm>
                      </wpg:grpSpPr>
                      <wps:wsp>
                        <wps:cNvPr id="203" name="Freeform: Shape 203">
                          <a:extLst/>
                        </wps:cNvPr>
                        <wps:cNvSpPr/>
                        <wps:spPr>
                          <a:xfrm rot="12524951">
                            <a:off x="834653" y="74349"/>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4" name="Freeform: Shape 204">
                          <a:extLst/>
                        </wps:cNvPr>
                        <wps:cNvSpPr/>
                        <wps:spPr>
                          <a:xfrm>
                            <a:off x="523649" y="369491"/>
                            <a:ext cx="354377" cy="562676"/>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5" name="Freeform: Shape 205">
                          <a:extLst/>
                        </wps:cNvPr>
                        <wps:cNvSpPr/>
                        <wps:spPr>
                          <a:xfrm rot="5221730">
                            <a:off x="1098374" y="248683"/>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6" name="Freeform: Shape 206">
                          <a:extLst/>
                        </wps:cNvPr>
                        <wps:cNvSpPr/>
                        <wps:spPr>
                          <a:xfrm>
                            <a:off x="1077979" y="773659"/>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7" name="Freeform: Shape 207">
                          <a:extLst/>
                        </wps:cNvPr>
                        <wps:cNvSpPr/>
                        <wps:spPr>
                          <a:xfrm rot="19335553">
                            <a:off x="2631267" y="194318"/>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8" name="Freeform: Shape 208">
                          <a:extLst/>
                        </wps:cNvPr>
                        <wps:cNvSpPr/>
                        <wps:spPr>
                          <a:xfrm rot="18127854">
                            <a:off x="1711765" y="-25583"/>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9" name="Freeform: Shape 209">
                          <a:extLst/>
                        </wps:cNvPr>
                        <wps:cNvSpPr/>
                        <wps:spPr>
                          <a:xfrm rot="3335932">
                            <a:off x="2714243" y="2096"/>
                            <a:ext cx="160104" cy="47321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0" name="Freeform: Shape 210">
                          <a:extLst/>
                        </wps:cNvPr>
                        <wps:cNvSpPr/>
                        <wps:spPr>
                          <a:xfrm rot="12021435">
                            <a:off x="2314284" y="148565"/>
                            <a:ext cx="178464" cy="52747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1" name="Freeform: Shape 211">
                          <a:extLst/>
                        </wps:cNvPr>
                        <wps:cNvSpPr/>
                        <wps:spPr>
                          <a:xfrm rot="12587472">
                            <a:off x="3184247" y="30790"/>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2" name="Freeform: Shape 212">
                          <a:extLst/>
                        </wps:cNvPr>
                        <wps:cNvSpPr/>
                        <wps:spPr>
                          <a:xfrm rot="11942969">
                            <a:off x="3565131" y="945166"/>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3" name="Freeform: Shape 213">
                          <a:extLst/>
                        </wps:cNvPr>
                        <wps:cNvSpPr/>
                        <wps:spPr>
                          <a:xfrm rot="19484950">
                            <a:off x="3508603" y="42729"/>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4" name="Freeform: Shape 214">
                          <a:extLst/>
                        </wps:cNvPr>
                        <wps:cNvSpPr/>
                        <wps:spPr>
                          <a:xfrm rot="656848">
                            <a:off x="1938364" y="1110007"/>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5" name="Freeform: Shape 215">
                          <a:extLst/>
                        </wps:cNvPr>
                        <wps:cNvSpPr/>
                        <wps:spPr>
                          <a:xfrm rot="19484950">
                            <a:off x="2709871" y="551924"/>
                            <a:ext cx="176684" cy="5222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6" name="Freeform: Shape 216">
                          <a:extLst/>
                        </wps:cNvPr>
                        <wps:cNvSpPr/>
                        <wps:spPr>
                          <a:xfrm rot="19939927">
                            <a:off x="2118651" y="72134"/>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7" name="Freeform: Shape 217">
                          <a:extLst/>
                        </wps:cNvPr>
                        <wps:cNvSpPr/>
                        <wps:spPr>
                          <a:xfrm rot="19781209">
                            <a:off x="1850244" y="321650"/>
                            <a:ext cx="237437" cy="37700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8" name="Freeform: Shape 218">
                          <a:extLst/>
                        </wps:cNvPr>
                        <wps:cNvSpPr/>
                        <wps:spPr>
                          <a:xfrm>
                            <a:off x="2029473" y="643906"/>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9" name="Freeform: Shape 219">
                          <a:extLst/>
                        </wps:cNvPr>
                        <wps:cNvSpPr/>
                        <wps:spPr>
                          <a:xfrm rot="215919">
                            <a:off x="2699782" y="953491"/>
                            <a:ext cx="293770" cy="466445"/>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0" name="Freeform: Shape 220">
                          <a:extLst/>
                        </wps:cNvPr>
                        <wps:cNvSpPr/>
                        <wps:spPr>
                          <a:xfrm rot="19781209">
                            <a:off x="1731484" y="1099762"/>
                            <a:ext cx="233200" cy="370273"/>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1" name="Freeform: Shape 221">
                          <a:extLst/>
                        </wps:cNvPr>
                        <wps:cNvSpPr/>
                        <wps:spPr>
                          <a:xfrm rot="20664663">
                            <a:off x="1282163" y="94625"/>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2" name="Freeform: Shape 222">
                          <a:extLst/>
                        </wps:cNvPr>
                        <wps:cNvSpPr/>
                        <wps:spPr>
                          <a:xfrm>
                            <a:off x="1591254" y="430517"/>
                            <a:ext cx="217542" cy="34541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3" name="Freeform: Shape 223">
                          <a:extLst/>
                        </wps:cNvPr>
                        <wps:cNvSpPr/>
                        <wps:spPr>
                          <a:xfrm>
                            <a:off x="1722249" y="733507"/>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4" name="Freeform: Shape 224">
                          <a:extLst/>
                        </wps:cNvPr>
                        <wps:cNvSpPr/>
                        <wps:spPr>
                          <a:xfrm rot="19335553">
                            <a:off x="2871869" y="438996"/>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5" name="Freeform: Shape 225">
                          <a:extLst/>
                        </wps:cNvPr>
                        <wps:cNvSpPr/>
                        <wps:spPr>
                          <a:xfrm rot="1961537">
                            <a:off x="3166110" y="400749"/>
                            <a:ext cx="178464" cy="52747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6" name="Freeform: Shape 226">
                          <a:extLst/>
                        </wps:cNvPr>
                        <wps:cNvSpPr/>
                        <wps:spPr>
                          <a:xfrm rot="1961537">
                            <a:off x="3479837" y="343942"/>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7" name="Freeform: Shape 227">
                          <a:extLst/>
                        </wps:cNvPr>
                        <wps:cNvSpPr/>
                        <wps:spPr>
                          <a:xfrm rot="7750403">
                            <a:off x="3029091" y="892672"/>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8" name="Freeform: Shape 228">
                          <a:extLst/>
                        </wps:cNvPr>
                        <wps:cNvSpPr/>
                        <wps:spPr>
                          <a:xfrm rot="19484950">
                            <a:off x="3013550" y="542449"/>
                            <a:ext cx="176684" cy="5222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9" name="Freeform: Shape 229">
                          <a:extLst/>
                        </wps:cNvPr>
                        <wps:cNvSpPr/>
                        <wps:spPr>
                          <a:xfrm rot="19781209">
                            <a:off x="3099834" y="222321"/>
                            <a:ext cx="343826" cy="545924"/>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0" name="Freeform: Shape 230">
                          <a:extLst/>
                        </wps:cNvPr>
                        <wps:cNvSpPr/>
                        <wps:spPr>
                          <a:xfrm>
                            <a:off x="2344047" y="596696"/>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1" name="Freeform: Shape 231">
                          <a:extLst/>
                        </wps:cNvPr>
                        <wps:cNvSpPr/>
                        <wps:spPr>
                          <a:xfrm rot="19781209">
                            <a:off x="3554419" y="299471"/>
                            <a:ext cx="343826" cy="545924"/>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2" name="Freeform: Shape 232">
                          <a:extLst/>
                        </wps:cNvPr>
                        <wps:cNvSpPr/>
                        <wps:spPr>
                          <a:xfrm rot="20378508">
                            <a:off x="3120805" y="909509"/>
                            <a:ext cx="299234" cy="475121"/>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3" name="Freeform: Shape 233">
                          <a:extLst/>
                        </wps:cNvPr>
                        <wps:cNvSpPr/>
                        <wps:spPr>
                          <a:xfrm rot="19781209">
                            <a:off x="2299573" y="945278"/>
                            <a:ext cx="223763" cy="35528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4" name="Freeform: Shape 234">
                          <a:extLst/>
                        </wps:cNvPr>
                        <wps:cNvSpPr/>
                        <wps:spPr>
                          <a:xfrm rot="19781209">
                            <a:off x="826127" y="923705"/>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5" name="Freeform: Shape 235">
                          <a:extLst/>
                        </wps:cNvPr>
                        <wps:cNvSpPr/>
                        <wps:spPr>
                          <a:xfrm rot="6201259">
                            <a:off x="1347214" y="691702"/>
                            <a:ext cx="181276" cy="53578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6" name="Freeform: Shape 236">
                          <a:extLst/>
                        </wps:cNvPr>
                        <wps:cNvSpPr/>
                        <wps:spPr>
                          <a:xfrm rot="21104615">
                            <a:off x="2377515" y="1246418"/>
                            <a:ext cx="165924" cy="490412"/>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7" name="Freeform: Shape 237">
                          <a:extLst/>
                        </wps:cNvPr>
                        <wps:cNvSpPr/>
                        <wps:spPr>
                          <a:xfrm rot="1876784">
                            <a:off x="3740817" y="826525"/>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8" name="Freeform: Shape 238">
                          <a:extLst/>
                        </wps:cNvPr>
                        <wps:cNvSpPr/>
                        <wps:spPr>
                          <a:xfrm rot="1857031">
                            <a:off x="3729735" y="0"/>
                            <a:ext cx="160104" cy="47321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9" name="Freeform: Shape 239">
                          <a:extLst/>
                        </wps:cNvPr>
                        <wps:cNvSpPr/>
                        <wps:spPr>
                          <a:xfrm rot="19781209">
                            <a:off x="1163831" y="1275182"/>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0" name="Freeform: Shape 240">
                          <a:extLst/>
                        </wps:cNvPr>
                        <wps:cNvSpPr/>
                        <wps:spPr>
                          <a:xfrm rot="19781209">
                            <a:off x="1581371" y="1541411"/>
                            <a:ext cx="171505" cy="272313"/>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1" name="Freeform: Shape 241">
                          <a:extLst/>
                        </wps:cNvPr>
                        <wps:cNvSpPr/>
                        <wps:spPr>
                          <a:xfrm rot="524131">
                            <a:off x="1775159" y="1946022"/>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2" name="Freeform: Shape 242">
                          <a:extLst/>
                        </wps:cNvPr>
                        <wps:cNvSpPr/>
                        <wps:spPr>
                          <a:xfrm rot="524131">
                            <a:off x="2117120" y="1806285"/>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3" name="Freeform: Shape 243">
                          <a:extLst/>
                        </wps:cNvPr>
                        <wps:cNvSpPr/>
                        <wps:spPr>
                          <a:xfrm rot="524131">
                            <a:off x="2641132" y="2026037"/>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4" name="Freeform: Shape 244">
                          <a:extLst/>
                        </wps:cNvPr>
                        <wps:cNvSpPr/>
                        <wps:spPr>
                          <a:xfrm rot="524131">
                            <a:off x="3027562" y="1680920"/>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5" name="Freeform: Shape 245">
                          <a:extLst/>
                        </wps:cNvPr>
                        <wps:cNvSpPr/>
                        <wps:spPr>
                          <a:xfrm rot="524131">
                            <a:off x="3124135" y="1979069"/>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6" name="Freeform: Shape 246">
                          <a:extLst/>
                        </wps:cNvPr>
                        <wps:cNvSpPr/>
                        <wps:spPr>
                          <a:xfrm rot="524131">
                            <a:off x="3391693" y="1647678"/>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7" name="Freeform: Shape 247">
                          <a:extLst/>
                        </wps:cNvPr>
                        <wps:cNvSpPr/>
                        <wps:spPr>
                          <a:xfrm rot="656848">
                            <a:off x="1503835" y="1219346"/>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8" name="Freeform: Shape 248">
                          <a:extLst/>
                        </wps:cNvPr>
                        <wps:cNvSpPr/>
                        <wps:spPr>
                          <a:xfrm rot="656848">
                            <a:off x="1822109" y="1451891"/>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9" name="Freeform: Shape 249">
                          <a:extLst/>
                        </wps:cNvPr>
                        <wps:cNvSpPr/>
                        <wps:spPr>
                          <a:xfrm rot="6653279">
                            <a:off x="2269288" y="1641355"/>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0" name="Freeform: Shape 250">
                          <a:extLst/>
                        </wps:cNvPr>
                        <wps:cNvSpPr/>
                        <wps:spPr>
                          <a:xfrm rot="1595548">
                            <a:off x="2645823" y="1641355"/>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1" name="Freeform: Shape 251">
                          <a:extLst/>
                        </wps:cNvPr>
                        <wps:cNvSpPr/>
                        <wps:spPr>
                          <a:xfrm rot="19955575">
                            <a:off x="2853989" y="1817384"/>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2" name="Freeform: Shape 252">
                          <a:extLst/>
                        </wps:cNvPr>
                        <wps:cNvSpPr/>
                        <wps:spPr>
                          <a:xfrm rot="19955575">
                            <a:off x="2878287" y="1444210"/>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3" name="Freeform: Shape 253">
                          <a:extLst/>
                        </wps:cNvPr>
                        <wps:cNvSpPr/>
                        <wps:spPr>
                          <a:xfrm rot="856434">
                            <a:off x="3190928" y="1453503"/>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4" name="Freeform: Shape 254">
                          <a:extLst/>
                        </wps:cNvPr>
                        <wps:cNvSpPr/>
                        <wps:spPr>
                          <a:xfrm rot="21436474">
                            <a:off x="3485761" y="1283300"/>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5" name="Freeform: Shape 255">
                          <a:extLst/>
                        </wps:cNvPr>
                        <wps:cNvSpPr/>
                        <wps:spPr>
                          <a:xfrm rot="19484950">
                            <a:off x="2464238" y="735777"/>
                            <a:ext cx="129016" cy="3813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6" name="Freeform: Shape 256">
                          <a:extLst/>
                        </wps:cNvPr>
                        <wps:cNvSpPr/>
                        <wps:spPr>
                          <a:xfrm rot="18386280">
                            <a:off x="1934617" y="574867"/>
                            <a:ext cx="181276" cy="53578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7" name="Freeform: Shape 257">
                          <a:extLst/>
                        </wps:cNvPr>
                        <wps:cNvSpPr/>
                        <wps:spPr>
                          <a:xfrm rot="18386280">
                            <a:off x="1431250" y="1700564"/>
                            <a:ext cx="113968" cy="33684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8" name="Freeform: Shape 258">
                          <a:extLst/>
                        </wps:cNvPr>
                        <wps:cNvSpPr/>
                        <wps:spPr>
                          <a:xfrm rot="656848">
                            <a:off x="2380500" y="1903407"/>
                            <a:ext cx="112831" cy="33348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9" name="Freeform: Shape 259">
                          <a:extLst/>
                        </wps:cNvPr>
                        <wps:cNvSpPr/>
                        <wps:spPr>
                          <a:xfrm rot="13351534">
                            <a:off x="1891444" y="1783490"/>
                            <a:ext cx="112831" cy="33348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0" name="Freeform: Shape 260">
                          <a:extLst/>
                        </wps:cNvPr>
                        <wps:cNvSpPr/>
                        <wps:spPr>
                          <a:xfrm rot="19219981">
                            <a:off x="2241958" y="1454758"/>
                            <a:ext cx="112831" cy="33348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1" name="Freeform: Shape 261">
                          <a:extLst/>
                        </wps:cNvPr>
                        <wps:cNvSpPr/>
                        <wps:spPr>
                          <a:xfrm rot="524131">
                            <a:off x="2153510" y="1311840"/>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2" name="Freeform: Shape 262">
                          <a:extLst/>
                        </wps:cNvPr>
                        <wps:cNvSpPr/>
                        <wps:spPr>
                          <a:xfrm rot="524131">
                            <a:off x="2572793" y="1428359"/>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3" name="Freeform: Shape 263">
                          <a:extLst/>
                        </wps:cNvPr>
                        <wps:cNvSpPr/>
                        <wps:spPr>
                          <a:xfrm rot="524131">
                            <a:off x="3630044" y="1449853"/>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4" name="Freeform: Shape 264">
                          <a:extLst/>
                        </wps:cNvPr>
                        <wps:cNvSpPr/>
                        <wps:spPr>
                          <a:xfrm rot="524131">
                            <a:off x="1856838" y="228114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5" name="Freeform: Shape 265">
                          <a:extLst/>
                        </wps:cNvPr>
                        <wps:cNvSpPr/>
                        <wps:spPr>
                          <a:xfrm rot="20101870">
                            <a:off x="2498068" y="2405920"/>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6" name="Freeform: Shape 266">
                          <a:extLst/>
                        </wps:cNvPr>
                        <wps:cNvSpPr/>
                        <wps:spPr>
                          <a:xfrm rot="20101870">
                            <a:off x="2792422" y="2481371"/>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7" name="Freeform: Shape 267">
                          <a:extLst/>
                        </wps:cNvPr>
                        <wps:cNvSpPr/>
                        <wps:spPr>
                          <a:xfrm rot="524131">
                            <a:off x="2128930" y="2251209"/>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8" name="Freeform: Shape 268">
                          <a:extLst/>
                        </wps:cNvPr>
                        <wps:cNvSpPr/>
                        <wps:spPr>
                          <a:xfrm rot="524131">
                            <a:off x="2194607" y="247531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9" name="Freeform: Shape 269">
                          <a:extLst/>
                        </wps:cNvPr>
                        <wps:cNvSpPr/>
                        <wps:spPr>
                          <a:xfrm rot="524131">
                            <a:off x="3074453" y="2508837"/>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0" name="Freeform: Shape 270">
                          <a:extLst/>
                        </wps:cNvPr>
                        <wps:cNvSpPr/>
                        <wps:spPr>
                          <a:xfrm rot="524131">
                            <a:off x="2921613" y="232553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1" name="Freeform: Shape 271">
                          <a:extLst/>
                        </wps:cNvPr>
                        <wps:cNvSpPr/>
                        <wps:spPr>
                          <a:xfrm rot="524131">
                            <a:off x="3391694" y="1946021"/>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2" name="Freeform: Shape 272">
                          <a:extLst/>
                        </wps:cNvPr>
                        <wps:cNvSpPr/>
                        <wps:spPr>
                          <a:xfrm rot="856434">
                            <a:off x="3882088" y="1593246"/>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3" name="Freeform: Shape 273">
                          <a:extLst/>
                        </wps:cNvPr>
                        <wps:cNvSpPr/>
                        <wps:spPr>
                          <a:xfrm rot="20095956">
                            <a:off x="3567919" y="1780049"/>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4" name="Freeform: Shape 274">
                          <a:extLst/>
                        </wps:cNvPr>
                        <wps:cNvSpPr/>
                        <wps:spPr>
                          <a:xfrm rot="20095956">
                            <a:off x="3207779" y="1780048"/>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5" name="Freeform: Shape 275">
                          <a:extLst/>
                        </wps:cNvPr>
                        <wps:cNvSpPr/>
                        <wps:spPr>
                          <a:xfrm rot="622394">
                            <a:off x="2810550" y="2096344"/>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6" name="Freeform: Shape 276">
                          <a:extLst/>
                        </wps:cNvPr>
                        <wps:cNvSpPr/>
                        <wps:spPr>
                          <a:xfrm rot="20545793">
                            <a:off x="2577771" y="2246053"/>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7" name="Freeform: Shape 277">
                          <a:extLst/>
                        </wps:cNvPr>
                        <wps:cNvSpPr/>
                        <wps:spPr>
                          <a:xfrm rot="20545793">
                            <a:off x="2279007" y="2195268"/>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8" name="Freeform: Shape 278">
                          <a:extLst/>
                        </wps:cNvPr>
                        <wps:cNvSpPr/>
                        <wps:spPr>
                          <a:xfrm rot="638391">
                            <a:off x="1966800" y="2156488"/>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9" name="Freeform: Shape 279">
                          <a:extLst/>
                        </wps:cNvPr>
                        <wps:cNvSpPr/>
                        <wps:spPr>
                          <a:xfrm rot="19607503">
                            <a:off x="3029054" y="2187634"/>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0" name="Freeform: Shape 280">
                          <a:extLst/>
                        </wps:cNvPr>
                        <wps:cNvSpPr/>
                        <wps:spPr>
                          <a:xfrm rot="21358131">
                            <a:off x="2701689" y="2457227"/>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1" name="Freeform: Shape 281">
                          <a:extLst/>
                        </wps:cNvPr>
                        <wps:cNvSpPr/>
                        <wps:spPr>
                          <a:xfrm rot="21358131">
                            <a:off x="2356395" y="2484160"/>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2" name="Freeform: Shape 282">
                          <a:extLst/>
                        </wps:cNvPr>
                        <wps:cNvSpPr/>
                        <wps:spPr>
                          <a:xfrm rot="21358131">
                            <a:off x="2170952" y="2088549"/>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3" name="Freeform: Shape 283">
                          <a:extLst/>
                        </wps:cNvPr>
                        <wps:cNvSpPr/>
                        <wps:spPr>
                          <a:xfrm rot="21358131">
                            <a:off x="3520672" y="1933043"/>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4" name="Freeform: Shape 284">
                          <a:extLst/>
                        </wps:cNvPr>
                        <wps:cNvSpPr/>
                        <wps:spPr>
                          <a:xfrm rot="21358131">
                            <a:off x="3210713" y="2391755"/>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5" name="Freeform: Shape 285">
                          <a:extLst/>
                        </wps:cNvPr>
                        <wps:cNvSpPr/>
                        <wps:spPr>
                          <a:xfrm rot="21358131">
                            <a:off x="3746974" y="1839941"/>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6" name="Freeform: Shape 286">
                          <a:extLst/>
                        </wps:cNvPr>
                        <wps:cNvSpPr/>
                        <wps:spPr>
                          <a:xfrm rot="524131">
                            <a:off x="1620024" y="2223939"/>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7" name="Freeform: Shape 287">
                          <a:extLst/>
                        </wps:cNvPr>
                        <wps:cNvSpPr/>
                        <wps:spPr>
                          <a:xfrm rot="2025006">
                            <a:off x="349494" y="115928"/>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8" name="Freeform: Shape 288">
                          <a:extLst/>
                        </wps:cNvPr>
                        <wps:cNvSpPr/>
                        <wps:spPr>
                          <a:xfrm rot="18414261">
                            <a:off x="148616" y="632901"/>
                            <a:ext cx="354377" cy="562676"/>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9" name="Freeform: Shape 289">
                          <a:extLst/>
                        </wps:cNvPr>
                        <wps:cNvSpPr/>
                        <wps:spPr>
                          <a:xfrm rot="19574592">
                            <a:off x="314402" y="855387"/>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0" name="Freeform: Shape 290">
                          <a:extLst/>
                        </wps:cNvPr>
                        <wps:cNvSpPr/>
                        <wps:spPr>
                          <a:xfrm>
                            <a:off x="688512" y="1234297"/>
                            <a:ext cx="119399" cy="35290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1" name="Freeform: Shape 291">
                          <a:extLst/>
                        </wps:cNvPr>
                        <wps:cNvSpPr/>
                        <wps:spPr>
                          <a:xfrm>
                            <a:off x="854939" y="1330973"/>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2" name="Freeform: Shape 292">
                          <a:extLst/>
                        </wps:cNvPr>
                        <wps:cNvSpPr/>
                        <wps:spPr>
                          <a:xfrm rot="18386280">
                            <a:off x="1020003" y="1463558"/>
                            <a:ext cx="113968" cy="33684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3" name="Freeform: Shape 293">
                          <a:extLst/>
                        </wps:cNvPr>
                        <wps:cNvSpPr/>
                        <wps:spPr>
                          <a:xfrm rot="20908398">
                            <a:off x="1212369" y="1700565"/>
                            <a:ext cx="113968" cy="33684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4" name="Freeform: Shape 294">
                          <a:extLst/>
                        </wps:cNvPr>
                        <wps:cNvSpPr/>
                        <wps:spPr>
                          <a:xfrm rot="524131">
                            <a:off x="1468764" y="1946022"/>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5" name="Freeform: Shape 295">
                          <a:extLst/>
                        </wps:cNvPr>
                        <wps:cNvSpPr/>
                        <wps:spPr>
                          <a:xfrm rot="21358131">
                            <a:off x="1700277" y="2129519"/>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6" name="Freeform: Shape 296">
                          <a:extLst/>
                        </wps:cNvPr>
                        <wps:cNvSpPr/>
                        <wps:spPr>
                          <a:xfrm rot="21358131">
                            <a:off x="1747566" y="2425583"/>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7" name="Freeform: Shape 297">
                          <a:extLst/>
                        </wps:cNvPr>
                        <wps:cNvSpPr/>
                        <wps:spPr>
                          <a:xfrm rot="21358131">
                            <a:off x="1713961" y="2667434"/>
                            <a:ext cx="45719" cy="1351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8" name="Freeform: Shape 298">
                          <a:extLst/>
                        </wps:cNvPr>
                        <wps:cNvSpPr/>
                        <wps:spPr>
                          <a:xfrm rot="15779152">
                            <a:off x="2241766" y="2734370"/>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9" name="Freeform: Shape 299">
                          <a:extLst/>
                        </wps:cNvPr>
                        <wps:cNvSpPr/>
                        <wps:spPr>
                          <a:xfrm rot="20101870">
                            <a:off x="2498798" y="2715108"/>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0" name="Freeform: Shape 300">
                          <a:extLst/>
                        </wps:cNvPr>
                        <wps:cNvSpPr>
                          <a:spLocks noChangeAspect="1"/>
                        </wps:cNvSpPr>
                        <wps:spPr>
                          <a:xfrm rot="524131">
                            <a:off x="1599314" y="3585916"/>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1" name="Freeform: Shape 301">
                          <a:extLst/>
                        </wps:cNvPr>
                        <wps:cNvSpPr/>
                        <wps:spPr>
                          <a:xfrm rot="524131">
                            <a:off x="1639704" y="3353178"/>
                            <a:ext cx="45719" cy="72592"/>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2" name="Freeform: Shape 302">
                          <a:extLst/>
                        </wps:cNvPr>
                        <wps:cNvSpPr/>
                        <wps:spPr>
                          <a:xfrm rot="20232767">
                            <a:off x="3328400" y="2116665"/>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3" name="Freeform: Shape 303">
                          <a:extLst/>
                        </wps:cNvPr>
                        <wps:cNvSpPr/>
                        <wps:spPr>
                          <a:xfrm rot="524131">
                            <a:off x="3175471" y="2206817"/>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4" name="Freeform: Shape 304">
                          <a:extLst/>
                        </wps:cNvPr>
                        <wps:cNvSpPr/>
                        <wps:spPr>
                          <a:xfrm rot="20101870">
                            <a:off x="2014008" y="2509965"/>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5" name="Freeform: Shape 305">
                          <a:extLst/>
                        </wps:cNvPr>
                        <wps:cNvSpPr/>
                        <wps:spPr>
                          <a:xfrm rot="20101870">
                            <a:off x="1710450" y="3241423"/>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6" name="Freeform: Shape 306">
                          <a:extLst/>
                        </wps:cNvPr>
                        <wps:cNvSpPr/>
                        <wps:spPr>
                          <a:xfrm rot="2656758">
                            <a:off x="1921318" y="2582045"/>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7" name="Freeform: Shape 307">
                          <a:extLst/>
                        </wps:cNvPr>
                        <wps:cNvSpPr/>
                        <wps:spPr>
                          <a:xfrm rot="2656758">
                            <a:off x="2118185" y="2398043"/>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8" name="Freeform: Shape 308">
                          <a:extLst/>
                        </wps:cNvPr>
                        <wps:cNvSpPr/>
                        <wps:spPr>
                          <a:xfrm rot="2656758">
                            <a:off x="2550328" y="2572496"/>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9" name="Freeform: Shape 309">
                          <a:extLst/>
                        </wps:cNvPr>
                        <wps:cNvSpPr/>
                        <wps:spPr>
                          <a:xfrm rot="2656758">
                            <a:off x="2743701" y="2700660"/>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0" name="Freeform: Shape 310">
                          <a:extLst/>
                        </wps:cNvPr>
                        <wps:cNvSpPr/>
                        <wps:spPr>
                          <a:xfrm rot="2656758">
                            <a:off x="2927411" y="2550641"/>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1" name="Freeform: Shape 311">
                          <a:extLst/>
                        </wps:cNvPr>
                        <wps:cNvSpPr/>
                        <wps:spPr>
                          <a:xfrm rot="20101870">
                            <a:off x="1850866" y="2509966"/>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2" name="Freeform: Shape 312">
                          <a:extLst/>
                        </wps:cNvPr>
                        <wps:cNvSpPr/>
                        <wps:spPr>
                          <a:xfrm rot="18651341">
                            <a:off x="3818996" y="1221226"/>
                            <a:ext cx="103859" cy="3069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3" name="Freeform: Shape 313">
                          <a:extLst/>
                        </wps:cNvPr>
                        <wps:cNvSpPr>
                          <a:spLocks noChangeAspect="1"/>
                        </wps:cNvSpPr>
                        <wps:spPr>
                          <a:xfrm rot="2656758">
                            <a:off x="1632207" y="3190908"/>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4" name="Freeform: Shape 314">
                          <a:extLst/>
                        </wps:cNvPr>
                        <wps:cNvSpPr/>
                        <wps:spPr>
                          <a:xfrm rot="20101870">
                            <a:off x="1653107" y="3089132"/>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5" name="Freeform: Shape 315">
                          <a:extLst/>
                        </wps:cNvPr>
                        <wps:cNvSpPr>
                          <a:spLocks noChangeAspect="1"/>
                        </wps:cNvSpPr>
                        <wps:spPr>
                          <a:xfrm rot="21182351">
                            <a:off x="1721727" y="3062285"/>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6" name="Freeform: Shape 316">
                          <a:extLst/>
                        </wps:cNvPr>
                        <wps:cNvSpPr>
                          <a:spLocks noChangeAspect="1"/>
                        </wps:cNvSpPr>
                        <wps:spPr>
                          <a:xfrm rot="20417970">
                            <a:off x="1595454" y="3517671"/>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7" name="Freeform: Shape 317">
                          <a:extLst/>
                        </wps:cNvPr>
                        <wps:cNvSpPr>
                          <a:spLocks noChangeAspect="1"/>
                        </wps:cNvSpPr>
                        <wps:spPr>
                          <a:xfrm rot="2201008">
                            <a:off x="1934566" y="3237510"/>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8" name="Freeform: Shape 318">
                          <a:extLst/>
                        </wps:cNvPr>
                        <wps:cNvSpPr>
                          <a:spLocks noChangeAspect="1"/>
                        </wps:cNvSpPr>
                        <wps:spPr>
                          <a:xfrm rot="2201008">
                            <a:off x="1735976" y="3405379"/>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9" name="Freeform: Shape 319">
                          <a:extLst/>
                        </wps:cNvPr>
                        <wps:cNvSpPr>
                          <a:spLocks noChangeAspect="1"/>
                        </wps:cNvSpPr>
                        <wps:spPr>
                          <a:xfrm rot="2201008">
                            <a:off x="1791198" y="3286150"/>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0" name="Freeform: Shape 320">
                          <a:extLst/>
                        </wps:cNvPr>
                        <wps:cNvSpPr/>
                        <wps:spPr>
                          <a:xfrm rot="1215776">
                            <a:off x="1790451" y="3169843"/>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1" name="Freeform: Shape 321">
                          <a:extLst/>
                        </wps:cNvPr>
                        <wps:cNvSpPr>
                          <a:spLocks noChangeAspect="1"/>
                        </wps:cNvSpPr>
                        <wps:spPr>
                          <a:xfrm rot="2201008">
                            <a:off x="1641110" y="3591405"/>
                            <a:ext cx="18563" cy="54864"/>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2" name="Freeform: Shape 322">
                          <a:extLst/>
                        </wps:cNvPr>
                        <wps:cNvSpPr>
                          <a:spLocks noChangeAspect="1"/>
                        </wps:cNvSpPr>
                        <wps:spPr>
                          <a:xfrm rot="524131">
                            <a:off x="1643179" y="3528480"/>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3" name="Freeform: Shape 323">
                          <a:extLst/>
                        </wps:cNvPr>
                        <wps:cNvSpPr>
                          <a:spLocks noChangeAspect="1"/>
                        </wps:cNvSpPr>
                        <wps:spPr>
                          <a:xfrm rot="3154948">
                            <a:off x="1830745" y="3494107"/>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4" name="Freeform: Shape 324">
                          <a:extLst/>
                        </wps:cNvPr>
                        <wps:cNvSpPr>
                          <a:spLocks noChangeAspect="1"/>
                        </wps:cNvSpPr>
                        <wps:spPr>
                          <a:xfrm rot="3154948">
                            <a:off x="1669882" y="3443518"/>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5" name="Freeform: Shape 325">
                          <a:extLst/>
                        </wps:cNvPr>
                        <wps:cNvSpPr>
                          <a:spLocks noChangeAspect="1"/>
                        </wps:cNvSpPr>
                        <wps:spPr>
                          <a:xfrm rot="20269544">
                            <a:off x="1563777" y="3561134"/>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6" name="Freeform: Shape 326">
                          <a:extLst/>
                        </wps:cNvPr>
                        <wps:cNvSpPr/>
                        <wps:spPr>
                          <a:xfrm rot="20101870">
                            <a:off x="2315790" y="2642957"/>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7" name="Freeform: Shape 327">
                          <a:extLst/>
                        </wps:cNvPr>
                        <wps:cNvSpPr/>
                        <wps:spPr>
                          <a:xfrm rot="20101870">
                            <a:off x="1625904" y="2466555"/>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8" name="Freeform: Shape 328">
                          <a:extLst/>
                        </wps:cNvPr>
                        <wps:cNvSpPr/>
                        <wps:spPr>
                          <a:xfrm rot="524131">
                            <a:off x="2293114" y="285969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9" name="Freeform: Shape 329">
                          <a:extLst/>
                        </wps:cNvPr>
                        <wps:cNvSpPr/>
                        <wps:spPr>
                          <a:xfrm rot="21358131">
                            <a:off x="1603661" y="2812225"/>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0" name="Freeform: Shape 330">
                          <a:extLst/>
                        </wps:cNvPr>
                        <wps:cNvSpPr/>
                        <wps:spPr>
                          <a:xfrm rot="21358131">
                            <a:off x="2452088" y="2854203"/>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1" name="Freeform: Shape 331">
                          <a:extLst/>
                        </wps:cNvPr>
                        <wps:cNvSpPr/>
                        <wps:spPr>
                          <a:xfrm rot="21358131">
                            <a:off x="1784699" y="2833878"/>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2" name="Freeform: Shape 332">
                          <a:extLst/>
                        </wps:cNvPr>
                        <wps:cNvSpPr/>
                        <wps:spPr>
                          <a:xfrm rot="21358131">
                            <a:off x="2059083" y="3158864"/>
                            <a:ext cx="45719" cy="1351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3" name="Freeform: Shape 333">
                          <a:extLst/>
                        </wps:cNvPr>
                        <wps:cNvSpPr/>
                        <wps:spPr>
                          <a:xfrm rot="15779152">
                            <a:off x="2270441" y="2989165"/>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4" name="Freeform: Shape 334">
                          <a:extLst/>
                        </wps:cNvPr>
                        <wps:cNvSpPr/>
                        <wps:spPr>
                          <a:xfrm rot="20101870">
                            <a:off x="2103214" y="3056759"/>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5" name="Freeform: Shape 335">
                          <a:extLst/>
                        </wps:cNvPr>
                        <wps:cNvSpPr/>
                        <wps:spPr>
                          <a:xfrm rot="20101870">
                            <a:off x="2139266" y="2820216"/>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6" name="Freeform: Shape 336">
                          <a:extLst/>
                        </wps:cNvPr>
                        <wps:cNvSpPr/>
                        <wps:spPr>
                          <a:xfrm rot="2656758">
                            <a:off x="1980575" y="2945626"/>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7" name="Freeform: Shape 337">
                          <a:extLst/>
                        </wps:cNvPr>
                        <wps:cNvSpPr/>
                        <wps:spPr>
                          <a:xfrm rot="2656758">
                            <a:off x="2022579" y="2634587"/>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8" name="Freeform: Shape 338">
                          <a:extLst/>
                        </wps:cNvPr>
                        <wps:cNvSpPr/>
                        <wps:spPr>
                          <a:xfrm rot="2656758">
                            <a:off x="2594247" y="2755125"/>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9" name="Freeform: Shape 339">
                          <a:extLst/>
                        </wps:cNvPr>
                        <wps:cNvSpPr/>
                        <wps:spPr>
                          <a:xfrm rot="2656758">
                            <a:off x="2244496" y="3102637"/>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0" name="Freeform: Shape 340">
                          <a:extLst/>
                        </wps:cNvPr>
                        <wps:cNvSpPr/>
                        <wps:spPr>
                          <a:xfrm rot="20101870">
                            <a:off x="1998228" y="2860710"/>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1" name="Freeform: Shape 341">
                          <a:extLst/>
                        </wps:cNvPr>
                        <wps:cNvSpPr/>
                        <wps:spPr>
                          <a:xfrm rot="20101870">
                            <a:off x="1888251" y="3139034"/>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2" name="Freeform: Shape 342">
                          <a:extLst/>
                        </wps:cNvPr>
                        <wps:cNvSpPr>
                          <a:spLocks noChangeAspect="1"/>
                        </wps:cNvSpPr>
                        <wps:spPr>
                          <a:xfrm rot="21182351">
                            <a:off x="1891962" y="2970582"/>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3" name="Freeform: Shape 343">
                          <a:extLst/>
                        </wps:cNvPr>
                        <wps:cNvSpPr/>
                        <wps:spPr>
                          <a:xfrm rot="20101870">
                            <a:off x="1861232" y="2743738"/>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4" name="Freeform: Shape 344">
                          <a:extLst/>
                        </wps:cNvPr>
                        <wps:cNvSpPr>
                          <a:spLocks noChangeAspect="1"/>
                        </wps:cNvSpPr>
                        <wps:spPr>
                          <a:xfrm rot="20417970">
                            <a:off x="1615865" y="3323992"/>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5" name="Freeform: Shape 345">
                          <a:extLst/>
                        </wps:cNvPr>
                        <wps:cNvSpPr>
                          <a:spLocks noChangeAspect="1"/>
                        </wps:cNvSpPr>
                        <wps:spPr>
                          <a:xfrm rot="19021399">
                            <a:off x="1589457" y="3461097"/>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6" name="Freeform: Shape 346">
                          <a:extLst/>
                        </wps:cNvPr>
                        <wps:cNvSpPr>
                          <a:spLocks noChangeAspect="1"/>
                        </wps:cNvSpPr>
                        <wps:spPr>
                          <a:xfrm rot="159039">
                            <a:off x="1607996" y="3414683"/>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7" name="Freeform: Shape 347">
                          <a:extLst/>
                        </wps:cNvPr>
                        <wps:cNvSpPr>
                          <a:spLocks noChangeAspect="1"/>
                        </wps:cNvSpPr>
                        <wps:spPr>
                          <a:xfrm rot="3154948">
                            <a:off x="1920922" y="3409419"/>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8" name="Freeform: Shape 348">
                          <a:extLst/>
                        </wps:cNvPr>
                        <wps:cNvSpPr>
                          <a:spLocks noChangeAspect="1"/>
                        </wps:cNvSpPr>
                        <wps:spPr>
                          <a:xfrm rot="3154948">
                            <a:off x="1892986" y="3345829"/>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9" name="Freeform: Shape 349">
                          <a:extLst/>
                        </wps:cNvPr>
                        <wps:cNvSpPr>
                          <a:spLocks noChangeAspect="1"/>
                        </wps:cNvSpPr>
                        <wps:spPr>
                          <a:xfrm rot="19021399">
                            <a:off x="1712978" y="3354635"/>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50" name="Freeform: Shape 350">
                          <a:extLst/>
                        </wps:cNvPr>
                        <wps:cNvSpPr>
                          <a:spLocks noChangeAspect="1"/>
                        </wps:cNvSpPr>
                        <wps:spPr>
                          <a:xfrm rot="2700242">
                            <a:off x="1678334" y="3484353"/>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51" name="Freeform: Shape 351">
                          <a:extLst/>
                        </wps:cNvPr>
                        <wps:cNvSpPr/>
                        <wps:spPr>
                          <a:xfrm rot="19841462">
                            <a:off x="0" y="98448"/>
                            <a:ext cx="341408" cy="542084"/>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352" name="Group 352">
                          <a:extLst/>
                        </wpg:cNvPr>
                        <wpg:cNvGrpSpPr/>
                        <wpg:grpSpPr>
                          <a:xfrm>
                            <a:off x="1116622" y="3458291"/>
                            <a:ext cx="1892941" cy="950114"/>
                            <a:chOff x="1116622" y="3458291"/>
                            <a:chExt cx="2415214" cy="1212256"/>
                          </a:xfrm>
                        </wpg:grpSpPr>
                        <wps:wsp>
                          <wps:cNvPr id="353" name="Freeform 71">
                            <a:extLst/>
                          </wps:cNvPr>
                          <wps:cNvSpPr>
                            <a:spLocks/>
                          </wps:cNvSpPr>
                          <wps:spPr bwMode="auto">
                            <a:xfrm>
                              <a:off x="1116622" y="3458291"/>
                              <a:ext cx="2415214" cy="1212256"/>
                            </a:xfrm>
                            <a:custGeom>
                              <a:avLst/>
                              <a:gdLst>
                                <a:gd name="T0" fmla="*/ 5380 w 5978"/>
                                <a:gd name="T1" fmla="*/ 1815 h 3010"/>
                                <a:gd name="T2" fmla="*/ 5173 w 5978"/>
                                <a:gd name="T3" fmla="*/ 1851 h 3010"/>
                                <a:gd name="T4" fmla="*/ 5214 w 5978"/>
                                <a:gd name="T5" fmla="*/ 1505 h 3010"/>
                                <a:gd name="T6" fmla="*/ 3708 w 5978"/>
                                <a:gd name="T7" fmla="*/ 0 h 3010"/>
                                <a:gd name="T8" fmla="*/ 2212 w 5978"/>
                                <a:gd name="T9" fmla="*/ 1339 h 3010"/>
                                <a:gd name="T10" fmla="*/ 1676 w 5978"/>
                                <a:gd name="T11" fmla="*/ 1167 h 3010"/>
                                <a:gd name="T12" fmla="*/ 755 w 5978"/>
                                <a:gd name="T13" fmla="*/ 2056 h 3010"/>
                                <a:gd name="T14" fmla="*/ 509 w 5978"/>
                                <a:gd name="T15" fmla="*/ 1993 h 3010"/>
                                <a:gd name="T16" fmla="*/ 0 w 5978"/>
                                <a:gd name="T17" fmla="*/ 2502 h 3010"/>
                                <a:gd name="T18" fmla="*/ 509 w 5978"/>
                                <a:gd name="T19" fmla="*/ 3010 h 3010"/>
                                <a:gd name="T20" fmla="*/ 5380 w 5978"/>
                                <a:gd name="T21" fmla="*/ 3010 h 3010"/>
                                <a:gd name="T22" fmla="*/ 5978 w 5978"/>
                                <a:gd name="T23" fmla="*/ 2413 h 3010"/>
                                <a:gd name="T24" fmla="*/ 5380 w 5978"/>
                                <a:gd name="T25" fmla="*/ 1815 h 3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78" h="3010">
                                  <a:moveTo>
                                    <a:pt x="5380" y="1815"/>
                                  </a:moveTo>
                                  <a:cubicBezTo>
                                    <a:pt x="5307" y="1815"/>
                                    <a:pt x="5238" y="1828"/>
                                    <a:pt x="5173" y="1851"/>
                                  </a:cubicBezTo>
                                  <a:cubicBezTo>
                                    <a:pt x="5199" y="1740"/>
                                    <a:pt x="5214" y="1624"/>
                                    <a:pt x="5214" y="1505"/>
                                  </a:cubicBezTo>
                                  <a:cubicBezTo>
                                    <a:pt x="5214" y="674"/>
                                    <a:pt x="4540" y="0"/>
                                    <a:pt x="3708" y="0"/>
                                  </a:cubicBezTo>
                                  <a:cubicBezTo>
                                    <a:pt x="2933" y="0"/>
                                    <a:pt x="2295" y="586"/>
                                    <a:pt x="2212" y="1339"/>
                                  </a:cubicBezTo>
                                  <a:cubicBezTo>
                                    <a:pt x="2061" y="1231"/>
                                    <a:pt x="1876" y="1167"/>
                                    <a:pt x="1676" y="1167"/>
                                  </a:cubicBezTo>
                                  <a:cubicBezTo>
                                    <a:pt x="1178" y="1167"/>
                                    <a:pt x="772" y="1562"/>
                                    <a:pt x="755" y="2056"/>
                                  </a:cubicBezTo>
                                  <a:cubicBezTo>
                                    <a:pt x="682" y="2016"/>
                                    <a:pt x="598" y="1993"/>
                                    <a:pt x="509" y="1993"/>
                                  </a:cubicBezTo>
                                  <a:cubicBezTo>
                                    <a:pt x="228" y="1993"/>
                                    <a:pt x="0" y="2221"/>
                                    <a:pt x="0" y="2502"/>
                                  </a:cubicBezTo>
                                  <a:cubicBezTo>
                                    <a:pt x="0" y="2783"/>
                                    <a:pt x="228" y="3010"/>
                                    <a:pt x="509" y="3010"/>
                                  </a:cubicBezTo>
                                  <a:cubicBezTo>
                                    <a:pt x="722" y="3010"/>
                                    <a:pt x="5095" y="3010"/>
                                    <a:pt x="5380" y="3010"/>
                                  </a:cubicBezTo>
                                  <a:cubicBezTo>
                                    <a:pt x="5710" y="3010"/>
                                    <a:pt x="5978" y="2743"/>
                                    <a:pt x="5978" y="2413"/>
                                  </a:cubicBezTo>
                                  <a:cubicBezTo>
                                    <a:pt x="5978" y="2082"/>
                                    <a:pt x="5710" y="1815"/>
                                    <a:pt x="5380" y="181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354" name="Group 354">
                            <a:extLst/>
                          </wpg:cNvPr>
                          <wpg:cNvGrpSpPr/>
                          <wpg:grpSpPr>
                            <a:xfrm>
                              <a:off x="1502242" y="3584520"/>
                              <a:ext cx="802655" cy="742105"/>
                              <a:chOff x="1502242" y="3584520"/>
                              <a:chExt cx="802655" cy="742105"/>
                            </a:xfrm>
                          </wpg:grpSpPr>
                          <wps:wsp>
                            <wps:cNvPr id="355" name="Rectangle 355">
                              <a:extLst/>
                            </wps:cNvPr>
                            <wps:cNvSpPr>
                              <a:spLocks noChangeArrowheads="1"/>
                            </wps:cNvSpPr>
                            <wps:spPr bwMode="auto">
                              <a:xfrm>
                                <a:off x="1859324" y="3584520"/>
                                <a:ext cx="173881" cy="742105"/>
                              </a:xfrm>
                              <a:prstGeom prst="rect">
                                <a:avLst/>
                              </a:prstGeom>
                              <a:solidFill>
                                <a:srgbClr val="343895"/>
                              </a:solidFill>
                              <a:ln>
                                <a:noFill/>
                              </a:ln>
                              <a:extLst/>
                            </wps:spPr>
                            <wps:bodyPr vert="horz" wrap="square" lIns="91440" tIns="45720" rIns="91440" bIns="45720" numCol="1" anchor="t" anchorCtr="0" compatLnSpc="1">
                              <a:prstTxWarp prst="textNoShape">
                                <a:avLst/>
                              </a:prstTxWarp>
                            </wps:bodyPr>
                          </wps:wsp>
                          <wps:wsp>
                            <wps:cNvPr id="356" name="Rectangle 356">
                              <a:extLst/>
                            </wps:cNvPr>
                            <wps:cNvSpPr>
                              <a:spLocks noChangeArrowheads="1"/>
                            </wps:cNvSpPr>
                            <wps:spPr bwMode="auto">
                              <a:xfrm>
                                <a:off x="2033206" y="3584520"/>
                                <a:ext cx="271691" cy="742105"/>
                              </a:xfrm>
                              <a:prstGeom prst="rect">
                                <a:avLst/>
                              </a:prstGeom>
                              <a:solidFill>
                                <a:srgbClr val="1C1A4B"/>
                              </a:solidFill>
                              <a:ln>
                                <a:noFill/>
                              </a:ln>
                              <a:extLst/>
                            </wps:spPr>
                            <wps:bodyPr vert="horz" wrap="square" lIns="91440" tIns="45720" rIns="91440" bIns="45720" numCol="1" anchor="t" anchorCtr="0" compatLnSpc="1">
                              <a:prstTxWarp prst="textNoShape">
                                <a:avLst/>
                              </a:prstTxWarp>
                            </wps:bodyPr>
                          </wps:wsp>
                          <wps:wsp>
                            <wps:cNvPr id="357" name="Freeform 180">
                              <a:extLst/>
                            </wps:cNvPr>
                            <wps:cNvSpPr>
                              <a:spLocks noEditPoints="1"/>
                            </wps:cNvSpPr>
                            <wps:spPr bwMode="auto">
                              <a:xfrm>
                                <a:off x="2033206" y="3668356"/>
                                <a:ext cx="271691" cy="586852"/>
                              </a:xfrm>
                              <a:custGeom>
                                <a:avLst/>
                                <a:gdLst>
                                  <a:gd name="T0" fmla="*/ 175 w 175"/>
                                  <a:gd name="T1" fmla="*/ 16 h 378"/>
                                  <a:gd name="T2" fmla="*/ 0 w 175"/>
                                  <a:gd name="T3" fmla="*/ 16 h 378"/>
                                  <a:gd name="T4" fmla="*/ 0 w 175"/>
                                  <a:gd name="T5" fmla="*/ 0 h 378"/>
                                  <a:gd name="T6" fmla="*/ 175 w 175"/>
                                  <a:gd name="T7" fmla="*/ 0 h 378"/>
                                  <a:gd name="T8" fmla="*/ 175 w 175"/>
                                  <a:gd name="T9" fmla="*/ 16 h 378"/>
                                  <a:gd name="T10" fmla="*/ 175 w 175"/>
                                  <a:gd name="T11" fmla="*/ 60 h 378"/>
                                  <a:gd name="T12" fmla="*/ 0 w 175"/>
                                  <a:gd name="T13" fmla="*/ 60 h 378"/>
                                  <a:gd name="T14" fmla="*/ 0 w 175"/>
                                  <a:gd name="T15" fmla="*/ 76 h 378"/>
                                  <a:gd name="T16" fmla="*/ 175 w 175"/>
                                  <a:gd name="T17" fmla="*/ 76 h 378"/>
                                  <a:gd name="T18" fmla="*/ 175 w 175"/>
                                  <a:gd name="T19" fmla="*/ 60 h 378"/>
                                  <a:gd name="T20" fmla="*/ 175 w 175"/>
                                  <a:gd name="T21" fmla="*/ 121 h 378"/>
                                  <a:gd name="T22" fmla="*/ 0 w 175"/>
                                  <a:gd name="T23" fmla="*/ 121 h 378"/>
                                  <a:gd name="T24" fmla="*/ 0 w 175"/>
                                  <a:gd name="T25" fmla="*/ 137 h 378"/>
                                  <a:gd name="T26" fmla="*/ 175 w 175"/>
                                  <a:gd name="T27" fmla="*/ 137 h 378"/>
                                  <a:gd name="T28" fmla="*/ 175 w 175"/>
                                  <a:gd name="T29" fmla="*/ 121 h 378"/>
                                  <a:gd name="T30" fmla="*/ 175 w 175"/>
                                  <a:gd name="T31" fmla="*/ 181 h 378"/>
                                  <a:gd name="T32" fmla="*/ 0 w 175"/>
                                  <a:gd name="T33" fmla="*/ 181 h 378"/>
                                  <a:gd name="T34" fmla="*/ 0 w 175"/>
                                  <a:gd name="T35" fmla="*/ 197 h 378"/>
                                  <a:gd name="T36" fmla="*/ 175 w 175"/>
                                  <a:gd name="T37" fmla="*/ 197 h 378"/>
                                  <a:gd name="T38" fmla="*/ 175 w 175"/>
                                  <a:gd name="T39" fmla="*/ 181 h 378"/>
                                  <a:gd name="T40" fmla="*/ 175 w 175"/>
                                  <a:gd name="T41" fmla="*/ 241 h 378"/>
                                  <a:gd name="T42" fmla="*/ 0 w 175"/>
                                  <a:gd name="T43" fmla="*/ 241 h 378"/>
                                  <a:gd name="T44" fmla="*/ 0 w 175"/>
                                  <a:gd name="T45" fmla="*/ 257 h 378"/>
                                  <a:gd name="T46" fmla="*/ 175 w 175"/>
                                  <a:gd name="T47" fmla="*/ 257 h 378"/>
                                  <a:gd name="T48" fmla="*/ 175 w 175"/>
                                  <a:gd name="T49" fmla="*/ 241 h 378"/>
                                  <a:gd name="T50" fmla="*/ 175 w 175"/>
                                  <a:gd name="T51" fmla="*/ 302 h 378"/>
                                  <a:gd name="T52" fmla="*/ 0 w 175"/>
                                  <a:gd name="T53" fmla="*/ 302 h 378"/>
                                  <a:gd name="T54" fmla="*/ 0 w 175"/>
                                  <a:gd name="T55" fmla="*/ 318 h 378"/>
                                  <a:gd name="T56" fmla="*/ 175 w 175"/>
                                  <a:gd name="T57" fmla="*/ 318 h 378"/>
                                  <a:gd name="T58" fmla="*/ 175 w 175"/>
                                  <a:gd name="T59" fmla="*/ 302 h 378"/>
                                  <a:gd name="T60" fmla="*/ 175 w 175"/>
                                  <a:gd name="T61" fmla="*/ 362 h 378"/>
                                  <a:gd name="T62" fmla="*/ 0 w 175"/>
                                  <a:gd name="T63" fmla="*/ 362 h 378"/>
                                  <a:gd name="T64" fmla="*/ 0 w 175"/>
                                  <a:gd name="T65" fmla="*/ 378 h 378"/>
                                  <a:gd name="T66" fmla="*/ 175 w 175"/>
                                  <a:gd name="T67" fmla="*/ 378 h 378"/>
                                  <a:gd name="T68" fmla="*/ 175 w 175"/>
                                  <a:gd name="T69" fmla="*/ 362 h 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75" h="378">
                                    <a:moveTo>
                                      <a:pt x="175" y="16"/>
                                    </a:moveTo>
                                    <a:lnTo>
                                      <a:pt x="0" y="16"/>
                                    </a:lnTo>
                                    <a:lnTo>
                                      <a:pt x="0" y="0"/>
                                    </a:lnTo>
                                    <a:lnTo>
                                      <a:pt x="175" y="0"/>
                                    </a:lnTo>
                                    <a:lnTo>
                                      <a:pt x="175" y="16"/>
                                    </a:lnTo>
                                    <a:close/>
                                    <a:moveTo>
                                      <a:pt x="175" y="60"/>
                                    </a:moveTo>
                                    <a:lnTo>
                                      <a:pt x="0" y="60"/>
                                    </a:lnTo>
                                    <a:lnTo>
                                      <a:pt x="0" y="76"/>
                                    </a:lnTo>
                                    <a:lnTo>
                                      <a:pt x="175" y="76"/>
                                    </a:lnTo>
                                    <a:lnTo>
                                      <a:pt x="175" y="60"/>
                                    </a:lnTo>
                                    <a:close/>
                                    <a:moveTo>
                                      <a:pt x="175" y="121"/>
                                    </a:moveTo>
                                    <a:lnTo>
                                      <a:pt x="0" y="121"/>
                                    </a:lnTo>
                                    <a:lnTo>
                                      <a:pt x="0" y="137"/>
                                    </a:lnTo>
                                    <a:lnTo>
                                      <a:pt x="175" y="137"/>
                                    </a:lnTo>
                                    <a:lnTo>
                                      <a:pt x="175" y="121"/>
                                    </a:lnTo>
                                    <a:close/>
                                    <a:moveTo>
                                      <a:pt x="175" y="181"/>
                                    </a:moveTo>
                                    <a:lnTo>
                                      <a:pt x="0" y="181"/>
                                    </a:lnTo>
                                    <a:lnTo>
                                      <a:pt x="0" y="197"/>
                                    </a:lnTo>
                                    <a:lnTo>
                                      <a:pt x="175" y="197"/>
                                    </a:lnTo>
                                    <a:lnTo>
                                      <a:pt x="175" y="181"/>
                                    </a:lnTo>
                                    <a:close/>
                                    <a:moveTo>
                                      <a:pt x="175" y="241"/>
                                    </a:moveTo>
                                    <a:lnTo>
                                      <a:pt x="0" y="241"/>
                                    </a:lnTo>
                                    <a:lnTo>
                                      <a:pt x="0" y="257"/>
                                    </a:lnTo>
                                    <a:lnTo>
                                      <a:pt x="175" y="257"/>
                                    </a:lnTo>
                                    <a:lnTo>
                                      <a:pt x="175" y="241"/>
                                    </a:lnTo>
                                    <a:close/>
                                    <a:moveTo>
                                      <a:pt x="175" y="302"/>
                                    </a:moveTo>
                                    <a:lnTo>
                                      <a:pt x="0" y="302"/>
                                    </a:lnTo>
                                    <a:lnTo>
                                      <a:pt x="0" y="318"/>
                                    </a:lnTo>
                                    <a:lnTo>
                                      <a:pt x="175" y="318"/>
                                    </a:lnTo>
                                    <a:lnTo>
                                      <a:pt x="175" y="302"/>
                                    </a:lnTo>
                                    <a:close/>
                                    <a:moveTo>
                                      <a:pt x="175" y="362"/>
                                    </a:moveTo>
                                    <a:lnTo>
                                      <a:pt x="0" y="362"/>
                                    </a:lnTo>
                                    <a:lnTo>
                                      <a:pt x="0" y="378"/>
                                    </a:lnTo>
                                    <a:lnTo>
                                      <a:pt x="175" y="378"/>
                                    </a:lnTo>
                                    <a:lnTo>
                                      <a:pt x="175" y="362"/>
                                    </a:lnTo>
                                    <a:close/>
                                  </a:path>
                                </a:pathLst>
                              </a:custGeom>
                              <a:solidFill>
                                <a:srgbClr val="B2B2B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58" name="Oval 358">
                              <a:extLst/>
                            </wps:cNvPr>
                            <wps:cNvSpPr>
                              <a:spLocks noChangeArrowheads="1"/>
                            </wps:cNvSpPr>
                            <wps:spPr bwMode="auto">
                              <a:xfrm>
                                <a:off x="2241245" y="3615570"/>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59" name="Oval 359">
                              <a:extLst/>
                            </wps:cNvPr>
                            <wps:cNvSpPr>
                              <a:spLocks noChangeArrowheads="1"/>
                            </wps:cNvSpPr>
                            <wps:spPr bwMode="auto">
                              <a:xfrm>
                                <a:off x="2197773" y="3615570"/>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0" name="Oval 360">
                              <a:extLst/>
                            </wps:cNvPr>
                            <wps:cNvSpPr>
                              <a:spLocks noChangeArrowheads="1"/>
                            </wps:cNvSpPr>
                            <wps:spPr bwMode="auto">
                              <a:xfrm>
                                <a:off x="2241245" y="371493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1" name="Oval 361">
                              <a:extLst/>
                            </wps:cNvPr>
                            <wps:cNvSpPr>
                              <a:spLocks noChangeArrowheads="1"/>
                            </wps:cNvSpPr>
                            <wps:spPr bwMode="auto">
                              <a:xfrm>
                                <a:off x="2197773" y="3714932"/>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2" name="Oval 362">
                              <a:extLst/>
                            </wps:cNvPr>
                            <wps:cNvSpPr>
                              <a:spLocks noChangeArrowheads="1"/>
                            </wps:cNvSpPr>
                            <wps:spPr bwMode="auto">
                              <a:xfrm>
                                <a:off x="2241245" y="380808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3" name="Oval 363">
                              <a:extLst/>
                            </wps:cNvPr>
                            <wps:cNvSpPr>
                              <a:spLocks noChangeArrowheads="1"/>
                            </wps:cNvSpPr>
                            <wps:spPr bwMode="auto">
                              <a:xfrm>
                                <a:off x="2197773" y="3808082"/>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4" name="Oval 364">
                              <a:extLst/>
                            </wps:cNvPr>
                            <wps:cNvSpPr>
                              <a:spLocks noChangeArrowheads="1"/>
                            </wps:cNvSpPr>
                            <wps:spPr bwMode="auto">
                              <a:xfrm>
                                <a:off x="2241245" y="3901235"/>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5" name="Oval 365">
                              <a:extLst/>
                            </wps:cNvPr>
                            <wps:cNvSpPr>
                              <a:spLocks noChangeArrowheads="1"/>
                            </wps:cNvSpPr>
                            <wps:spPr bwMode="auto">
                              <a:xfrm>
                                <a:off x="2197773" y="3901235"/>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6" name="Oval 366">
                              <a:extLst/>
                            </wps:cNvPr>
                            <wps:cNvSpPr>
                              <a:spLocks noChangeArrowheads="1"/>
                            </wps:cNvSpPr>
                            <wps:spPr bwMode="auto">
                              <a:xfrm>
                                <a:off x="2241245" y="3994384"/>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7" name="Oval 367">
                              <a:extLst/>
                            </wps:cNvPr>
                            <wps:cNvSpPr>
                              <a:spLocks noChangeArrowheads="1"/>
                            </wps:cNvSpPr>
                            <wps:spPr bwMode="auto">
                              <a:xfrm>
                                <a:off x="2197773" y="3994384"/>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8" name="Oval 368">
                              <a:extLst/>
                            </wps:cNvPr>
                            <wps:cNvSpPr>
                              <a:spLocks noChangeArrowheads="1"/>
                            </wps:cNvSpPr>
                            <wps:spPr bwMode="auto">
                              <a:xfrm>
                                <a:off x="2241245" y="408753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9" name="Oval 369">
                              <a:extLst/>
                            </wps:cNvPr>
                            <wps:cNvSpPr>
                              <a:spLocks noChangeArrowheads="1"/>
                            </wps:cNvSpPr>
                            <wps:spPr bwMode="auto">
                              <a:xfrm>
                                <a:off x="2197773" y="4087537"/>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0" name="Oval 370">
                              <a:extLst/>
                            </wps:cNvPr>
                            <wps:cNvSpPr>
                              <a:spLocks noChangeArrowheads="1"/>
                            </wps:cNvSpPr>
                            <wps:spPr bwMode="auto">
                              <a:xfrm>
                                <a:off x="2241245" y="418068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1" name="Oval 371">
                              <a:extLst/>
                            </wps:cNvPr>
                            <wps:cNvSpPr>
                              <a:spLocks noChangeArrowheads="1"/>
                            </wps:cNvSpPr>
                            <wps:spPr bwMode="auto">
                              <a:xfrm>
                                <a:off x="2197773" y="4180687"/>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2" name="Oval 372">
                              <a:extLst/>
                            </wps:cNvPr>
                            <wps:cNvSpPr>
                              <a:spLocks noChangeArrowheads="1"/>
                            </wps:cNvSpPr>
                            <wps:spPr bwMode="auto">
                              <a:xfrm>
                                <a:off x="2241245" y="4276944"/>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3" name="Oval 373">
                              <a:extLst/>
                            </wps:cNvPr>
                            <wps:cNvSpPr>
                              <a:spLocks noChangeArrowheads="1"/>
                            </wps:cNvSpPr>
                            <wps:spPr bwMode="auto">
                              <a:xfrm>
                                <a:off x="2197773" y="4276944"/>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4" name="Rectangle 374">
                              <a:extLst/>
                            </wps:cNvPr>
                            <wps:cNvSpPr>
                              <a:spLocks noChangeArrowheads="1"/>
                            </wps:cNvSpPr>
                            <wps:spPr bwMode="auto">
                              <a:xfrm>
                                <a:off x="1502242" y="3685435"/>
                                <a:ext cx="172329" cy="641190"/>
                              </a:xfrm>
                              <a:prstGeom prst="rect">
                                <a:avLst/>
                              </a:prstGeom>
                              <a:solidFill>
                                <a:srgbClr val="343895"/>
                              </a:solidFill>
                              <a:ln>
                                <a:noFill/>
                              </a:ln>
                              <a:extLst/>
                            </wps:spPr>
                            <wps:bodyPr vert="horz" wrap="square" lIns="91440" tIns="45720" rIns="91440" bIns="45720" numCol="1" anchor="t" anchorCtr="0" compatLnSpc="1">
                              <a:prstTxWarp prst="textNoShape">
                                <a:avLst/>
                              </a:prstTxWarp>
                            </wps:bodyPr>
                          </wps:wsp>
                          <wps:wsp>
                            <wps:cNvPr id="375" name="Rectangle 375">
                              <a:extLst/>
                            </wps:cNvPr>
                            <wps:cNvSpPr>
                              <a:spLocks noChangeArrowheads="1"/>
                            </wps:cNvSpPr>
                            <wps:spPr bwMode="auto">
                              <a:xfrm>
                                <a:off x="1674574" y="3685435"/>
                                <a:ext cx="271691" cy="641190"/>
                              </a:xfrm>
                              <a:prstGeom prst="rect">
                                <a:avLst/>
                              </a:prstGeom>
                              <a:solidFill>
                                <a:srgbClr val="1C1A4B"/>
                              </a:solidFill>
                              <a:ln>
                                <a:noFill/>
                              </a:ln>
                              <a:extLst/>
                            </wps:spPr>
                            <wps:bodyPr vert="horz" wrap="square" lIns="91440" tIns="45720" rIns="91440" bIns="45720" numCol="1" anchor="t" anchorCtr="0" compatLnSpc="1">
                              <a:prstTxWarp prst="textNoShape">
                                <a:avLst/>
                              </a:prstTxWarp>
                            </wps:bodyPr>
                          </wps:wsp>
                          <wps:wsp>
                            <wps:cNvPr id="376" name="Freeform 199">
                              <a:extLst/>
                            </wps:cNvPr>
                            <wps:cNvSpPr>
                              <a:spLocks noEditPoints="1"/>
                            </wps:cNvSpPr>
                            <wps:spPr bwMode="auto">
                              <a:xfrm>
                                <a:off x="1674574" y="3761506"/>
                                <a:ext cx="271691" cy="493700"/>
                              </a:xfrm>
                              <a:custGeom>
                                <a:avLst/>
                                <a:gdLst>
                                  <a:gd name="T0" fmla="*/ 175 w 175"/>
                                  <a:gd name="T1" fmla="*/ 0 h 318"/>
                                  <a:gd name="T2" fmla="*/ 0 w 175"/>
                                  <a:gd name="T3" fmla="*/ 0 h 318"/>
                                  <a:gd name="T4" fmla="*/ 0 w 175"/>
                                  <a:gd name="T5" fmla="*/ 16 h 318"/>
                                  <a:gd name="T6" fmla="*/ 175 w 175"/>
                                  <a:gd name="T7" fmla="*/ 16 h 318"/>
                                  <a:gd name="T8" fmla="*/ 175 w 175"/>
                                  <a:gd name="T9" fmla="*/ 0 h 318"/>
                                  <a:gd name="T10" fmla="*/ 175 w 175"/>
                                  <a:gd name="T11" fmla="*/ 61 h 318"/>
                                  <a:gd name="T12" fmla="*/ 0 w 175"/>
                                  <a:gd name="T13" fmla="*/ 61 h 318"/>
                                  <a:gd name="T14" fmla="*/ 0 w 175"/>
                                  <a:gd name="T15" fmla="*/ 77 h 318"/>
                                  <a:gd name="T16" fmla="*/ 175 w 175"/>
                                  <a:gd name="T17" fmla="*/ 77 h 318"/>
                                  <a:gd name="T18" fmla="*/ 175 w 175"/>
                                  <a:gd name="T19" fmla="*/ 61 h 318"/>
                                  <a:gd name="T20" fmla="*/ 175 w 175"/>
                                  <a:gd name="T21" fmla="*/ 121 h 318"/>
                                  <a:gd name="T22" fmla="*/ 0 w 175"/>
                                  <a:gd name="T23" fmla="*/ 121 h 318"/>
                                  <a:gd name="T24" fmla="*/ 0 w 175"/>
                                  <a:gd name="T25" fmla="*/ 137 h 318"/>
                                  <a:gd name="T26" fmla="*/ 175 w 175"/>
                                  <a:gd name="T27" fmla="*/ 137 h 318"/>
                                  <a:gd name="T28" fmla="*/ 175 w 175"/>
                                  <a:gd name="T29" fmla="*/ 121 h 318"/>
                                  <a:gd name="T30" fmla="*/ 175 w 175"/>
                                  <a:gd name="T31" fmla="*/ 181 h 318"/>
                                  <a:gd name="T32" fmla="*/ 0 w 175"/>
                                  <a:gd name="T33" fmla="*/ 181 h 318"/>
                                  <a:gd name="T34" fmla="*/ 0 w 175"/>
                                  <a:gd name="T35" fmla="*/ 197 h 318"/>
                                  <a:gd name="T36" fmla="*/ 175 w 175"/>
                                  <a:gd name="T37" fmla="*/ 197 h 318"/>
                                  <a:gd name="T38" fmla="*/ 175 w 175"/>
                                  <a:gd name="T39" fmla="*/ 181 h 318"/>
                                  <a:gd name="T40" fmla="*/ 175 w 175"/>
                                  <a:gd name="T41" fmla="*/ 242 h 318"/>
                                  <a:gd name="T42" fmla="*/ 0 w 175"/>
                                  <a:gd name="T43" fmla="*/ 242 h 318"/>
                                  <a:gd name="T44" fmla="*/ 0 w 175"/>
                                  <a:gd name="T45" fmla="*/ 258 h 318"/>
                                  <a:gd name="T46" fmla="*/ 175 w 175"/>
                                  <a:gd name="T47" fmla="*/ 258 h 318"/>
                                  <a:gd name="T48" fmla="*/ 175 w 175"/>
                                  <a:gd name="T49" fmla="*/ 242 h 318"/>
                                  <a:gd name="T50" fmla="*/ 175 w 175"/>
                                  <a:gd name="T51" fmla="*/ 302 h 318"/>
                                  <a:gd name="T52" fmla="*/ 0 w 175"/>
                                  <a:gd name="T53" fmla="*/ 302 h 318"/>
                                  <a:gd name="T54" fmla="*/ 0 w 175"/>
                                  <a:gd name="T55" fmla="*/ 318 h 318"/>
                                  <a:gd name="T56" fmla="*/ 175 w 175"/>
                                  <a:gd name="T57" fmla="*/ 318 h 318"/>
                                  <a:gd name="T58" fmla="*/ 175 w 175"/>
                                  <a:gd name="T59" fmla="*/ 302 h 3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75" h="318">
                                    <a:moveTo>
                                      <a:pt x="175" y="0"/>
                                    </a:moveTo>
                                    <a:lnTo>
                                      <a:pt x="0" y="0"/>
                                    </a:lnTo>
                                    <a:lnTo>
                                      <a:pt x="0" y="16"/>
                                    </a:lnTo>
                                    <a:lnTo>
                                      <a:pt x="175" y="16"/>
                                    </a:lnTo>
                                    <a:lnTo>
                                      <a:pt x="175" y="0"/>
                                    </a:lnTo>
                                    <a:close/>
                                    <a:moveTo>
                                      <a:pt x="175" y="61"/>
                                    </a:moveTo>
                                    <a:lnTo>
                                      <a:pt x="0" y="61"/>
                                    </a:lnTo>
                                    <a:lnTo>
                                      <a:pt x="0" y="77"/>
                                    </a:lnTo>
                                    <a:lnTo>
                                      <a:pt x="175" y="77"/>
                                    </a:lnTo>
                                    <a:lnTo>
                                      <a:pt x="175" y="61"/>
                                    </a:lnTo>
                                    <a:close/>
                                    <a:moveTo>
                                      <a:pt x="175" y="121"/>
                                    </a:moveTo>
                                    <a:lnTo>
                                      <a:pt x="0" y="121"/>
                                    </a:lnTo>
                                    <a:lnTo>
                                      <a:pt x="0" y="137"/>
                                    </a:lnTo>
                                    <a:lnTo>
                                      <a:pt x="175" y="137"/>
                                    </a:lnTo>
                                    <a:lnTo>
                                      <a:pt x="175" y="121"/>
                                    </a:lnTo>
                                    <a:close/>
                                    <a:moveTo>
                                      <a:pt x="175" y="181"/>
                                    </a:moveTo>
                                    <a:lnTo>
                                      <a:pt x="0" y="181"/>
                                    </a:lnTo>
                                    <a:lnTo>
                                      <a:pt x="0" y="197"/>
                                    </a:lnTo>
                                    <a:lnTo>
                                      <a:pt x="175" y="197"/>
                                    </a:lnTo>
                                    <a:lnTo>
                                      <a:pt x="175" y="181"/>
                                    </a:lnTo>
                                    <a:close/>
                                    <a:moveTo>
                                      <a:pt x="175" y="242"/>
                                    </a:moveTo>
                                    <a:lnTo>
                                      <a:pt x="0" y="242"/>
                                    </a:lnTo>
                                    <a:lnTo>
                                      <a:pt x="0" y="258"/>
                                    </a:lnTo>
                                    <a:lnTo>
                                      <a:pt x="175" y="258"/>
                                    </a:lnTo>
                                    <a:lnTo>
                                      <a:pt x="175" y="242"/>
                                    </a:lnTo>
                                    <a:close/>
                                    <a:moveTo>
                                      <a:pt x="175" y="302"/>
                                    </a:moveTo>
                                    <a:lnTo>
                                      <a:pt x="0" y="302"/>
                                    </a:lnTo>
                                    <a:lnTo>
                                      <a:pt x="0" y="318"/>
                                    </a:lnTo>
                                    <a:lnTo>
                                      <a:pt x="175" y="318"/>
                                    </a:lnTo>
                                    <a:lnTo>
                                      <a:pt x="175" y="302"/>
                                    </a:lnTo>
                                    <a:close/>
                                  </a:path>
                                </a:pathLst>
                              </a:custGeom>
                              <a:solidFill>
                                <a:srgbClr val="B2B2B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7" name="Oval 377">
                              <a:extLst/>
                            </wps:cNvPr>
                            <wps:cNvSpPr>
                              <a:spLocks noChangeArrowheads="1"/>
                            </wps:cNvSpPr>
                            <wps:spPr bwMode="auto">
                              <a:xfrm>
                                <a:off x="1882613" y="371493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8" name="Oval 378">
                              <a:extLst/>
                            </wps:cNvPr>
                            <wps:cNvSpPr>
                              <a:spLocks noChangeArrowheads="1"/>
                            </wps:cNvSpPr>
                            <wps:spPr bwMode="auto">
                              <a:xfrm>
                                <a:off x="1840693" y="371493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9" name="Oval 379">
                              <a:extLst/>
                            </wps:cNvPr>
                            <wps:cNvSpPr>
                              <a:spLocks noChangeArrowheads="1"/>
                            </wps:cNvSpPr>
                            <wps:spPr bwMode="auto">
                              <a:xfrm>
                                <a:off x="1882613" y="380808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0" name="Oval 380">
                              <a:extLst/>
                            </wps:cNvPr>
                            <wps:cNvSpPr>
                              <a:spLocks noChangeArrowheads="1"/>
                            </wps:cNvSpPr>
                            <wps:spPr bwMode="auto">
                              <a:xfrm>
                                <a:off x="1840693" y="380808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1" name="Oval 381">
                              <a:extLst/>
                            </wps:cNvPr>
                            <wps:cNvSpPr>
                              <a:spLocks noChangeArrowheads="1"/>
                            </wps:cNvSpPr>
                            <wps:spPr bwMode="auto">
                              <a:xfrm>
                                <a:off x="1882613" y="3901235"/>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2" name="Oval 382">
                              <a:extLst/>
                            </wps:cNvPr>
                            <wps:cNvSpPr>
                              <a:spLocks noChangeArrowheads="1"/>
                            </wps:cNvSpPr>
                            <wps:spPr bwMode="auto">
                              <a:xfrm>
                                <a:off x="1840693" y="3901235"/>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3" name="Oval 383">
                              <a:extLst/>
                            </wps:cNvPr>
                            <wps:cNvSpPr>
                              <a:spLocks noChangeArrowheads="1"/>
                            </wps:cNvSpPr>
                            <wps:spPr bwMode="auto">
                              <a:xfrm>
                                <a:off x="1882613" y="3994384"/>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4" name="Oval 384">
                              <a:extLst/>
                            </wps:cNvPr>
                            <wps:cNvSpPr>
                              <a:spLocks noChangeArrowheads="1"/>
                            </wps:cNvSpPr>
                            <wps:spPr bwMode="auto">
                              <a:xfrm>
                                <a:off x="1840693" y="3994384"/>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5" name="Oval 385">
                              <a:extLst/>
                            </wps:cNvPr>
                            <wps:cNvSpPr>
                              <a:spLocks noChangeArrowheads="1"/>
                            </wps:cNvSpPr>
                            <wps:spPr bwMode="auto">
                              <a:xfrm>
                                <a:off x="1882613" y="408753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6" name="Oval 386">
                              <a:extLst/>
                            </wps:cNvPr>
                            <wps:cNvSpPr>
                              <a:spLocks noChangeArrowheads="1"/>
                            </wps:cNvSpPr>
                            <wps:spPr bwMode="auto">
                              <a:xfrm>
                                <a:off x="1840693" y="408753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7" name="Oval 387">
                              <a:extLst/>
                            </wps:cNvPr>
                            <wps:cNvSpPr>
                              <a:spLocks noChangeArrowheads="1"/>
                            </wps:cNvSpPr>
                            <wps:spPr bwMode="auto">
                              <a:xfrm>
                                <a:off x="1882613" y="418068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8" name="Oval 388">
                              <a:extLst/>
                            </wps:cNvPr>
                            <wps:cNvSpPr>
                              <a:spLocks noChangeArrowheads="1"/>
                            </wps:cNvSpPr>
                            <wps:spPr bwMode="auto">
                              <a:xfrm>
                                <a:off x="1840693" y="418068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9" name="Oval 389">
                              <a:extLst/>
                            </wps:cNvPr>
                            <wps:cNvSpPr>
                              <a:spLocks noChangeArrowheads="1"/>
                            </wps:cNvSpPr>
                            <wps:spPr bwMode="auto">
                              <a:xfrm>
                                <a:off x="1882613" y="4276944"/>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90" name="Oval 390">
                              <a:extLst/>
                            </wps:cNvPr>
                            <wps:cNvSpPr>
                              <a:spLocks noChangeArrowheads="1"/>
                            </wps:cNvSpPr>
                            <wps:spPr bwMode="auto">
                              <a:xfrm>
                                <a:off x="1840693" y="4276944"/>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g:grpSp>
                        <wps:wsp>
                          <wps:cNvPr id="391" name="Oval 391">
                            <a:extLst/>
                          </wps:cNvPr>
                          <wps:cNvSpPr/>
                          <wps:spPr>
                            <a:xfrm>
                              <a:off x="1470168" y="4292929"/>
                              <a:ext cx="271691" cy="248525"/>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92" name="Oval 392">
                            <a:extLst/>
                          </wps:cNvPr>
                          <wps:cNvSpPr/>
                          <wps:spPr>
                            <a:xfrm>
                              <a:off x="1693590" y="4189618"/>
                              <a:ext cx="692215" cy="375882"/>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393" name="Freeform: Shape 393">
                          <a:extLst/>
                        </wps:cNvPr>
                        <wps:cNvSpPr>
                          <a:spLocks noChangeAspect="1"/>
                        </wps:cNvSpPr>
                        <wps:spPr>
                          <a:xfrm rot="524131">
                            <a:off x="1829117" y="3403013"/>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94" name="Freeform: Shape 394">
                          <a:extLst/>
                        </wps:cNvPr>
                        <wps:cNvSpPr>
                          <a:spLocks noChangeAspect="1"/>
                        </wps:cNvSpPr>
                        <wps:spPr>
                          <a:xfrm rot="524131">
                            <a:off x="1743695" y="3505335"/>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95" name="Freeform: Shape 395">
                          <a:extLst/>
                        </wps:cNvPr>
                        <wps:cNvSpPr/>
                        <wps:spPr>
                          <a:xfrm rot="20101870">
                            <a:off x="1985571" y="3313505"/>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612F6D" id="Group 6" o:spid="_x0000_s1026" style="position:absolute;margin-left:123.4pt;margin-top:49.3pt;width:218pt;height:231.7pt;z-index:251659264;mso-width-relative:margin;mso-height-relative:margin" coordsize="40244,4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">
                <v:shape id="Freeform: Shape 203" o:spid="_x0000_s1027" style="position:absolute;left:8346;top:743;width:2016;height:5960;rotation:-991237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04" o:spid="_x0000_s1028" style="position:absolute;left:5236;top:3694;width:3544;height:5627;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05" o:spid="_x0000_s1029" style="position:absolute;left:10984;top:2486;width:2016;height:5959;rotation:570352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06" o:spid="_x0000_s1030" style="position:absolute;left:10779;top:7736;width:2494;height:395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07" o:spid="_x0000_s1031" style="position:absolute;left:26312;top:1943;width:2494;height:3959;rotation:-247338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08" o:spid="_x0000_s1032" style="position:absolute;left:17117;top:-256;width:2017;height:5959;rotation:-379250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09" o:spid="_x0000_s1033" style="position:absolute;left:27142;top:20;width:1601;height:4733;rotation:364372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10" o:spid="_x0000_s1034" style="position:absolute;left:23142;top:1485;width:1785;height:5275;rotation:-1046234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" path="m129183,r18454,l147637,436364r-48815,l98822,67568c90289,76101,75853,85626,55513,96143,35173,106660,16669,114002,,118169l,68758c21431,62805,44549,53181,69354,39886,94158,26591,114101,13295,129183,xe" fillcolor="#343895" stroked="f" strokeweight="2pt">
                  <v:path arrowok="t"/>
                </v:shape>
                <v:shape id="Freeform: Shape 211" o:spid="_x0000_s1035" style="position:absolute;left:31842;top:307;width:2016;height:5960;rotation:-984408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12" o:spid="_x0000_s1036" style="position:absolute;left:35651;top:9451;width:2016;height:5960;rotation:-105480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13" o:spid="_x0000_s1037" style="position:absolute;left:35086;top:427;width:2016;height:5959;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14" o:spid="_x0000_s1038" style="position:absolute;left:19383;top:11100;width:2017;height:5959;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15" o:spid="_x0000_s1039" style="position:absolute;left:27098;top:5519;width:1767;height:5222;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16" o:spid="_x0000_s1040" style="position:absolute;left:21186;top:721;width:2494;height:3959;rotation:-1813242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17" o:spid="_x0000_s1041" style="position:absolute;left:18502;top:3216;width:2374;height:3770;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18" o:spid="_x0000_s1042" style="position:absolute;left:20294;top:6439;width:2494;height:395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19" o:spid="_x0000_s1043" style="position:absolute;left:26997;top:9534;width:2938;height:4665;rotation:23584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0" o:spid="_x0000_s1044" style="position:absolute;left:17314;top:10997;width:2332;height:3703;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1" o:spid="_x0000_s1045" style="position:absolute;left:12821;top:946;width:2017;height:5959;rotation:-102163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22" o:spid="_x0000_s1046" style="position:absolute;left:15912;top:4305;width:2175;height:3454;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3" o:spid="_x0000_s1047" style="position:absolute;left:17222;top:7335;width:2494;height:395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4" o:spid="_x0000_s1048" style="position:absolute;left:28718;top:4389;width:2494;height:3960;rotation:-247338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25" o:spid="_x0000_s1049" style="position:absolute;left:31661;top:4007;width:1784;height:5275;rotation:214252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26" o:spid="_x0000_s1050" style="position:absolute;left:34798;top:3439;width:2016;height:5960;rotation:214252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" path="m129183,r18454,l147637,436364r-48815,l98822,67568c90289,76101,75853,85626,55513,96143,35173,106660,16669,114002,,118169l,68758c21431,62805,44549,53181,69354,39886,94158,26591,114101,13295,129183,xe" fillcolor="#343895" stroked="f" strokeweight="2pt">
                  <v:path arrowok="t"/>
                </v:shape>
                <v:shape id="Freeform: Shape 227" o:spid="_x0000_s1051" style="position:absolute;left:30291;top:8926;width:2016;height:5959;rotation:846550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28" o:spid="_x0000_s1052" style="position:absolute;left:30135;top:5424;width:1767;height:5222;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v:shape>
                <v:shape id="Freeform: Shape 229" o:spid="_x0000_s1053" style="position:absolute;left:30998;top:2223;width:3438;height:545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0" o:spid="_x0000_s1054" style="position:absolute;left:23440;top:5966;width:2493;height:3960;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1" o:spid="_x0000_s1055" style="position:absolute;left:35544;top:2994;width:3438;height:545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2" o:spid="_x0000_s1056" style="position:absolute;left:31208;top:9095;width:2992;height:4751;rotation:-133419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33" o:spid="_x0000_s1057" style="position:absolute;left:22995;top:9452;width:2238;height:3553;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4" o:spid="_x0000_s1058" style="position:absolute;left:8261;top:9237;width:2292;height:363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5" o:spid="_x0000_s1059" style="position:absolute;left:13471;top:6917;width:1813;height:5358;rotation:677342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36" o:spid="_x0000_s1060" style="position:absolute;left:23775;top:12464;width:1659;height:4904;rotation:-54109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37" o:spid="_x0000_s1061" style="position:absolute;left:37408;top:8265;width:2292;height:3639;rotation:2049949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8" o:spid="_x0000_s1062" style="position:absolute;left:37297;width:1601;height:4732;rotation:202837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" path="m129183,r18454,l147637,436364r-48815,l98822,67568c90289,76101,75853,85626,55513,96143,35173,106660,16669,114002,,118169l,68758c21431,62805,44549,53181,69354,39886,94158,26591,114101,13295,129183,xe" fillcolor="#343895" stroked="f" strokeweight="2pt">
                  <v:path arrowok="t"/>
                </v:shape>
                <v:shape id="Freeform: Shape 239" o:spid="_x0000_s1063" style="position:absolute;left:11638;top:12751;width:2292;height:363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0" o:spid="_x0000_s1064" style="position:absolute;left:15813;top:15414;width:1715;height:2723;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1" o:spid="_x0000_s1065" style="position:absolute;left:17751;top:19460;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2" o:spid="_x0000_s1066" style="position:absolute;left:21171;top:18062;width:1685;height:267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3" o:spid="_x0000_s1067" style="position:absolute;left:26411;top:20260;width:1212;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4" o:spid="_x0000_s1068" style="position:absolute;left:30275;top:16809;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5" o:spid="_x0000_s1069" style="position:absolute;left:31241;top:19790;width:1212;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6" o:spid="_x0000_s1070" style="position:absolute;left:33916;top:16476;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7" o:spid="_x0000_s1071" style="position:absolute;left:15038;top:12193;width:915;height:2706;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48" o:spid="_x0000_s1072" style="position:absolute;left:18221;top:14518;width:915;height:2707;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" path="m129183,r18454,l147637,436364r-48815,l98822,67568c90289,76101,75853,85626,55513,96143,35173,106660,16669,114002,,118169l,68758c21431,62805,44549,53181,69354,39886,94158,26591,114101,13295,129183,xe" fillcolor="#343895" stroked="f" strokeweight="2pt">
                  <v:path arrowok="t"/>
                </v:shape>
                <v:shape id="Freeform: Shape 249" o:spid="_x0000_s1073" style="position:absolute;left:22692;top:16413;width:916;height:2706;rotation:726715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50" o:spid="_x0000_s1074" style="position:absolute;left:26458;top:16413;width:915;height:2706;rotation:174276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" path="m129183,r18454,l147637,436364r-48815,l98822,67568c90289,76101,75853,85626,55513,96143,35173,106660,16669,114002,,118169l,68758c21431,62805,44549,53181,69354,39886,94158,26591,114101,13295,129183,xe" fillcolor="#343895" stroked="f" strokeweight="2pt">
                  <v:path arrowok="t"/>
                </v:shape>
                <v:shape id="Freeform: Shape 251" o:spid="_x0000_s1075" style="position:absolute;left:28539;top:18173;width:916;height:2707;rotation:-179615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52" o:spid="_x0000_s1076" style="position:absolute;left:28782;top:14442;width:916;height:2706;rotation:-179615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53" o:spid="_x0000_s1077" style="position:absolute;left:31909;top:14535;width:915;height:2706;rotation:93545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" path="m129183,r18454,l147637,436364r-48815,l98822,67568c90289,76101,75853,85626,55513,96143,35173,106660,16669,114002,,118169l,68758c21431,62805,44549,53181,69354,39886,94158,26591,114101,13295,129183,xe" fillcolor="#343895" stroked="f" strokeweight="2pt">
                  <v:path arrowok="t"/>
                </v:shape>
                <v:shape id="Freeform: Shape 254" o:spid="_x0000_s1078" style="position:absolute;left:34857;top:12833;width:916;height:2706;rotation:-17861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55" o:spid="_x0000_s1079" style="position:absolute;left:24642;top:7357;width:1290;height:3814;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56" o:spid="_x0000_s1080" style="position:absolute;left:19346;top:5748;width:1812;height:5358;rotation:-351023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257" o:spid="_x0000_s1081" style="position:absolute;left:14312;top:17006;width:1139;height:3368;rotation:-351023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" path="m129183,r18454,l147637,436364r-48815,l98822,67568c90289,76101,75853,85626,55513,96143,35173,106660,16669,114002,,118169l,68758c21431,62805,44549,53181,69354,39886,94158,26591,114101,13295,129183,xe" fillcolor="#2c2c71" stroked="f" strokeweight="2pt">
                  <v:path arrowok="t"/>
                </v:shape>
                <v:shape id="Freeform: Shape 258" o:spid="_x0000_s1082" style="position:absolute;left:23805;top:19034;width:1128;height:3334;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" path="m129183,r18454,l147637,436364r-48815,l98822,67568c90289,76101,75853,85626,55513,96143,35173,106660,16669,114002,,118169l,68758c21431,62805,44549,53181,69354,39886,94158,26591,114101,13295,129183,xe" fillcolor="#343895" stroked="f" strokeweight="2pt">
                  <v:path arrowok="t"/>
                </v:shape>
                <v:shape id="Freeform: Shape 259" o:spid="_x0000_s1083" style="position:absolute;left:18914;top:17834;width:1128;height:3335;rotation:-900952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" path="m129183,r18454,l147637,436364r-48815,l98822,67568c90289,76101,75853,85626,55513,96143,35173,106660,16669,114002,,118169l,68758c21431,62805,44549,53181,69354,39886,94158,26591,114101,13295,129183,xe" fillcolor="#343895" stroked="f" strokeweight="2pt">
                  <v:path arrowok="t"/>
                </v:shape>
                <v:shape id="Freeform: Shape 260" o:spid="_x0000_s1084" style="position:absolute;left:22419;top:14547;width:1128;height:3335;rotation:-259961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" path="m129183,r18454,l147637,436364r-48815,l98822,67568c90289,76101,75853,85626,55513,96143,35173,106660,16669,114002,,118169l,68758c21431,62805,44549,53181,69354,39886,94158,26591,114101,13295,129183,xe" fillcolor="#343895" stroked="f" strokeweight="2pt">
                  <v:path arrowok="t"/>
                </v:shape>
                <v:shape id="Freeform: Shape 261" o:spid="_x0000_s1085" style="position:absolute;left:21535;top:13118;width:1685;height:267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62" o:spid="_x0000_s1086" style="position:absolute;left:25727;top:14283;width:1686;height:267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63" o:spid="_x0000_s1087" style="position:absolute;left:36300;top:14498;width:1686;height:267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64" o:spid="_x0000_s1088" style="position:absolute;left:18568;top:22811;width:864;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65" o:spid="_x0000_s1089" style="position:absolute;left:24980;top:24059;width:864;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66" o:spid="_x0000_s1090" style="position:absolute;left:27924;top:24813;width:863;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67" o:spid="_x0000_s1091" style="position:absolute;left:21289;top:22512;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68" o:spid="_x0000_s1092" style="position:absolute;left:21946;top:24753;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69" o:spid="_x0000_s1093" style="position:absolute;left:30744;top:25088;width:864;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70" o:spid="_x0000_s1094" style="position:absolute;left:29216;top:23255;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71" o:spid="_x0000_s1095" style="position:absolute;left:33916;top:19460;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72" o:spid="_x0000_s1096" style="position:absolute;left:38820;top:15932;width:779;height:2302;rotation:93545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3" o:spid="_x0000_s1097" style="position:absolute;left:35679;top:17800;width:778;height:2302;rotation:-164281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" path="m129183,r18454,l147637,436364r-48815,l98822,67568c90289,76101,75853,85626,55513,96143,35173,106660,16669,114002,,118169l,68758c21431,62805,44549,53181,69354,39886,94158,26591,114101,13295,129183,xe" fillcolor="#2c2c71" stroked="f" strokeweight="2pt">
                  <v:path arrowok="t"/>
                </v:shape>
                <v:shape id="Freeform: Shape 274" o:spid="_x0000_s1098" style="position:absolute;left:32077;top:17800;width:779;height:2302;rotation:-164281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" path="m129183,r18454,l147637,436364r-48815,l98822,67568c90289,76101,75853,85626,55513,96143,35173,106660,16669,114002,,118169l,68758c21431,62805,44549,53181,69354,39886,94158,26591,114101,13295,129183,xe" fillcolor="#2c2c71" stroked="f" strokeweight="2pt">
                  <v:path arrowok="t"/>
                </v:shape>
                <v:shape id="Freeform: Shape 275" o:spid="_x0000_s1099" style="position:absolute;left:28105;top:20963;width:779;height:2302;rotation:679820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6" o:spid="_x0000_s1100" style="position:absolute;left:25777;top:22460;width:779;height:2302;rotation:-115147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7" o:spid="_x0000_s1101" style="position:absolute;left:22790;top:21952;width:778;height:2302;rotation:-115147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" path="m129183,r18454,l147637,436364r-48815,l98822,67568c90289,76101,75853,85626,55513,96143,35173,106660,16669,114002,,118169l,68758c21431,62805,44549,53181,69354,39886,94158,26591,114101,13295,129183,xe" fillcolor="#2c2c71" stroked="f" strokeweight="2pt">
                  <v:path arrowok="t"/>
                </v:shape>
                <v:shape id="Freeform: Shape 278" o:spid="_x0000_s1102" style="position:absolute;left:19668;top:21564;width:778;height:2302;rotation:69729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9" o:spid="_x0000_s1103" style="position:absolute;left:30290;top:21876;width:492;height:1454;rotation:-217633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" path="m129183,r18454,l147637,436364r-48815,l98822,67568c90289,76101,75853,85626,55513,96143,35173,106660,16669,114002,,118169l,68758c21431,62805,44549,53181,69354,39886,94158,26591,114101,13295,129183,xe" fillcolor="#1c1a4b" stroked="f" strokeweight="2pt">
                  <v:path arrowok="t"/>
                </v:shape>
                <v:shape id="Freeform: Shape 280" o:spid="_x0000_s1104" style="position:absolute;left:27016;top:24572;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v:shape>
                <v:shape id="Freeform: Shape 281" o:spid="_x0000_s1105" style="position:absolute;left:23563;top:24841;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2" o:spid="_x0000_s1106" style="position:absolute;left:21709;top:20885;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3" o:spid="_x0000_s1107" style="position:absolute;left:35206;top:19330;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4" o:spid="_x0000_s1108" style="position:absolute;left:32107;top:23917;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5" o:spid="_x0000_s1109" style="position:absolute;left:37469;top:18399;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86" o:spid="_x0000_s1110" style="position:absolute;left:16200;top:22239;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87" o:spid="_x0000_s1111" style="position:absolute;left:3494;top:1159;width:2017;height:5959;rotation:221184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288" o:spid="_x0000_s1112" style="position:absolute;left:1486;top:6328;width:3544;height:5627;rotation:-347967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89" o:spid="_x0000_s1113" style="position:absolute;left:3144;top:8553;width:2016;height:5960;rotation:-2212286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0" o:spid="_x0000_s1114" style="position:absolute;left:6885;top:12342;width:1194;height:3529;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v:shape>
                <v:shape id="Freeform: Shape 291" o:spid="_x0000_s1115" style="position:absolute;left:8549;top:13309;width:2292;height:363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92" o:spid="_x0000_s1116" style="position:absolute;left:10200;top:14634;width:1140;height:3369;rotation:-351023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" path="m129183,r18454,l147637,436364r-48815,l98822,67568c90289,76101,75853,85626,55513,96143,35173,106660,16669,114002,,118169l,68758c21431,62805,44549,53181,69354,39886,94158,26591,114101,13295,129183,xe" fillcolor="#2c2c71" stroked="f" strokeweight="2pt">
                  <v:path arrowok="t"/>
                </v:shape>
                <v:shape id="Freeform: Shape 293" o:spid="_x0000_s1117" style="position:absolute;left:12123;top:17005;width:1140;height:3369;rotation:-75541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" path="m129183,r18454,l147637,436364r-48815,l98822,67568c90289,76101,75853,85626,55513,96143,35173,106660,16669,114002,,118169l,68758c21431,62805,44549,53181,69354,39886,94158,26591,114101,13295,129183,xe" fillcolor="#2c2c71" stroked="f" strokeweight="2pt">
                  <v:path arrowok="t"/>
                </v:shape>
                <v:shape id="Freeform: Shape 294" o:spid="_x0000_s1118" style="position:absolute;left:14687;top:19460;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95" o:spid="_x0000_s1119" style="position:absolute;left:17002;top:21295;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6" o:spid="_x0000_s1120" style="position:absolute;left:17475;top:24255;width:492;height:1455;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7" o:spid="_x0000_s1121" style="position:absolute;left:17139;top:26674;width:457;height:1351;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8" o:spid="_x0000_s1122" style="position:absolute;left:22417;top:27343;width:457;height:1351;rotation:-635791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" path="m129183,r18454,l147637,436364r-48815,l98822,67568c90289,76101,75853,85626,55513,96143,35173,106660,16669,114002,,118169l,68758c21431,62805,44549,53181,69354,39886,94158,26591,114101,13295,129183,xe" fillcolor="#1c1a4b" stroked="f" strokeweight="2pt">
                  <v:path arrowok="t"/>
                </v:shape>
                <v:shape id="Freeform: Shape 299" o:spid="_x0000_s1123" style="position:absolute;left:24987;top:27151;width:504;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0" o:spid="_x0000_s1124" style="position:absolute;left:15993;top:35859;width:288;height:45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01" o:spid="_x0000_s1125" style="position:absolute;left:16397;top:33531;width:457;height:72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2" o:spid="_x0000_s1126" style="position:absolute;left:33284;top:21166;width:492;height:1454;rotation:-149338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03" o:spid="_x0000_s1127" style="position:absolute;left:31754;top:22068;width:864;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4" o:spid="_x0000_s1128" style="position:absolute;left:20140;top:25099;width:503;height:800;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5" o:spid="_x0000_s1129" style="position:absolute;left:17104;top:32414;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6" o:spid="_x0000_s1130" style="position:absolute;left:19213;top:25820;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307" o:spid="_x0000_s1131" style="position:absolute;left:21181;top:23980;width:458;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08" o:spid="_x0000_s1132" style="position:absolute;left:25503;top:25724;width:457;height:1352;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309" o:spid="_x0000_s1133" style="position:absolute;left:27437;top:27006;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10" o:spid="_x0000_s1134" style="position:absolute;left:29274;top:25506;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v:shape>
                <v:shape id="Freeform: Shape 311" o:spid="_x0000_s1135" style="position:absolute;left:18508;top:25099;width:504;height:800;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12" o:spid="_x0000_s1136" style="position:absolute;left:38189;top:12212;width:1039;height:3070;rotation:-322072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313" o:spid="_x0000_s1137" style="position:absolute;left:16322;top:31909;width:309;height:914;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4" o:spid="_x0000_s1138" style="position:absolute;left:16531;top:30891;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15" o:spid="_x0000_s1139" style="position:absolute;left:17217;top:30622;width:309;height:915;rotation:-45618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6" o:spid="_x0000_s1140" style="position:absolute;left:15954;top:35176;width:155;height:457;rotation:-129109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7" o:spid="_x0000_s1141" style="position:absolute;left:19345;top:32375;width:310;height:914;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8" o:spid="_x0000_s1142" style="position:absolute;left:17359;top:34053;width:310;height:915;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9" o:spid="_x0000_s1143" style="position:absolute;left:17911;top:32861;width:310;height:914;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0" o:spid="_x0000_s1144" style="position:absolute;left:17904;top:31698;width:503;height:799;rotation:1327952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21" o:spid="_x0000_s1145" style="position:absolute;left:16411;top:35914;width:185;height:548;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" path="m129183,r18454,l147637,436364r-48815,l98822,67568c90289,76101,75853,85626,55513,96143,35173,106660,16669,114002,,118169l,68758c21431,62805,44549,53181,69354,39886,94158,26591,114101,13295,129183,xe" fillcolor="#2c2c71" stroked="f" strokeweight="2pt">
                  <v:path arrowok="t"/>
                  <o:lock v:ext="edit" aspectratio="t"/>
                </v:shape>
                <v:shape id="Freeform: Shape 322" o:spid="_x0000_s1146" style="position:absolute;left:16431;top:35284;width:288;height:458;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23" o:spid="_x0000_s1147" style="position:absolute;left:18307;top:34941;width:155;height:457;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4" o:spid="_x0000_s1148" style="position:absolute;left:16698;top:34435;width:155;height:457;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5" o:spid="_x0000_s1149" style="position:absolute;left:15637;top:35611;width:155;height:457;rotation:-145321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6" o:spid="_x0000_s1150" style="position:absolute;left:23157;top:26429;width:864;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327" o:spid="_x0000_s1151" style="position:absolute;left:16259;top:24665;width:863;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28" o:spid="_x0000_s1152" style="position:absolute;left:22931;top:28596;width:863;height:1372;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329" o:spid="_x0000_s1153" style="position:absolute;left:16036;top:28122;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330" o:spid="_x0000_s1154" style="position:absolute;left:24520;top:28542;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" path="m129183,r18454,l147637,436364r-48815,l98822,67568c90289,76101,75853,85626,55513,96143,35173,106660,16669,114002,,118169l,68758c21431,62805,44549,53181,69354,39886,94158,26591,114101,13295,129183,xe" fillcolor="#1c1a4b" stroked="f" strokeweight="2pt">
                  <v:path arrowok="t"/>
                </v:shape>
                <v:shape id="Freeform: Shape 331" o:spid="_x0000_s1155" style="position:absolute;left:17846;top:28338;width:493;height:1455;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332" o:spid="_x0000_s1156" style="position:absolute;left:20590;top:31588;width:458;height:1351;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333" o:spid="_x0000_s1157" style="position:absolute;left:22704;top:29891;width:457;height:1351;rotation:-635791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v:shape>
                <v:shape id="Freeform: Shape 334" o:spid="_x0000_s1158" style="position:absolute;left:21032;top:30567;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35" o:spid="_x0000_s1159" style="position:absolute;left:21392;top:28202;width:504;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36" o:spid="_x0000_s1160" style="position:absolute;left:19805;top:29456;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37" o:spid="_x0000_s1161" style="position:absolute;left:20225;top:26345;width:457;height:1352;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338" o:spid="_x0000_s1162" style="position:absolute;left:25942;top:27551;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339" o:spid="_x0000_s1163" style="position:absolute;left:22444;top:31026;width:458;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340" o:spid="_x0000_s1164" style="position:absolute;left:19982;top:28607;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41" o:spid="_x0000_s1165" style="position:absolute;left:18882;top:31390;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42" o:spid="_x0000_s1166" style="position:absolute;left:18919;top:29705;width:310;height:915;rotation:-45618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3" o:spid="_x0000_s1167" style="position:absolute;left:18612;top:27437;width:863;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44" o:spid="_x0000_s1168" style="position:absolute;left:16158;top:33239;width:155;height:458;rotation:-129109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5" o:spid="_x0000_s1169" style="position:absolute;left:15894;top:34610;width:288;height:458;rotation:-281652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46" o:spid="_x0000_s1170" style="position:absolute;left:16079;top:34146;width:155;height:458;rotation:17371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7" o:spid="_x0000_s1171" style="position:absolute;left:19208;top:34094;width:155;height:458;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8" o:spid="_x0000_s1172" style="position:absolute;left:18929;top:33458;width:155;height:457;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9" o:spid="_x0000_s1173" style="position:absolute;left:17129;top:33546;width:288;height:457;rotation:-281652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50" o:spid="_x0000_s1174" style="position:absolute;left:16783;top:34843;width:288;height:457;rotation:2949384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51" o:spid="_x0000_s1175" style="position:absolute;top:984;width:3414;height:5421;rotation:-1920792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group id="Group 352" o:spid="_x0000_s1176" style="position:absolute;left:11166;top:34582;width:18929;height:9502" coordorigin="11166,34582" coordsize="24152,1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71" o:spid="_x0000_s1177" style="position:absolute;left:11166;top:34582;width:24152;height:12123;visibility:visible;mso-wrap-style:square;v-text-anchor:top" coordsize="5978,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" path="m5380,1815v-73,,-142,13,-207,36c5199,1740,5214,1624,5214,1505,5214,674,4540,,3708,,2933,,2295,586,2212,1339,2061,1231,1876,1167,1676,1167v-498,,-904,395,-921,889c682,2016,598,1993,509,1993,228,1993,,2221,,2502v,281,228,508,509,508c722,3010,5095,3010,5380,3010v330,,598,-267,598,-597c5978,2082,5710,1815,5380,1815xe" stroked="f">
                    <v:path arrowok="t" o:connecttype="custom" o:connectlocs="2173612,730978;2089980,745477;2106545,606128;1498095,0;893686,539273;677133,470001;305033,828039;205645,802667;0,1007663;205645,1212256;2173612,1212256;2415214,971819;2173612,730978" o:connectangles="0,0,0,0,0,0,0,0,0,0,0,0,0"/>
                  </v:shape>
                  <v:group id="Group 354" o:spid="_x0000_s1178" style="position:absolute;left:15022;top:35845;width:8026;height:7421" coordorigin="15022,35845" coordsize="8026,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rect id="Rectangle 355" o:spid="_x0000_s1179" style="position:absolute;left:18593;top:35845;width:1739;height:7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" fillcolor="#343895" stroked="f"/>
                    <v:rect id="Rectangle 356" o:spid="_x0000_s1180" style="position:absolute;left:20332;top:35845;width:2716;height:7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" fillcolor="#1c1a4b" stroked="f"/>
                    <v:shape id="Freeform 180" o:spid="_x0000_s1181" style="position:absolute;left:20332;top:36683;width:2716;height:5869;visibility:visible;mso-wrap-style:square;v-text-anchor:top" coordsize="17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" path="m175,16l,16,,,175,r,16xm175,60l,60,,76r175,l175,60xm175,121l,121r,16l175,137r,-16xm175,181l,181r,16l175,197r,-16xm175,241l,241r,16l175,257r,-16xm175,302l,302r,16l175,318r,-16xm175,362l,362r,16l175,378r,-16xe" fillcolor="#b2b2b2" stroked="f">
                      <v:path arrowok="t" o:connecttype="custom" o:connectlocs="271691,24840;0,24840;0,0;271691,0;271691,24840;271691,93151;0,93151;0,117991;271691,117991;271691,93151;271691,187855;0,187855;0,212695;271691,212695;271691,187855;271691,281006;0,281006;0,305846;271691,305846;271691,281006;271691,374157;0,374157;0,398997;271691,398997;271691,374157;271691,468861;0,468861;0,493701;271691,493701;271691,468861;271691,562012;0,562012;0,586852;271691,586852;271691,562012" o:connectangles="0,0,0,0,0,0,0,0,0,0,0,0,0,0,0,0,0,0,0,0,0,0,0,0,0,0,0,0,0,0,0,0,0,0,0"/>
                      <o:lock v:ext="edit" verticies="t"/>
                    </v:shape>
                    <v:oval id="Oval 358" o:spid="_x0000_s1182" style="position:absolute;left:22412;top:36155;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" fillcolor="#82ba38" stroked="f"/>
                    <v:oval id="Oval 359" o:spid="_x0000_s1183" style="position:absolute;left:21977;top:36155;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" fillcolor="#82ba38" stroked="f"/>
                    <v:oval id="Oval 360" o:spid="_x0000_s1184" style="position:absolute;left:22412;top:3714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" fillcolor="#82ba38" stroked="f"/>
                    <v:oval id="Oval 361" o:spid="_x0000_s1185" style="position:absolute;left:21977;top:37149;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" fillcolor="#82ba38" stroked="f"/>
                    <v:oval id="Oval 362" o:spid="_x0000_s1186" style="position:absolute;left:22412;top:38080;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" fillcolor="#82ba38" stroked="f"/>
                    <v:oval id="Oval 363" o:spid="_x0000_s1187" style="position:absolute;left:21977;top:38080;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" fillcolor="#82ba38" stroked="f"/>
                    <v:oval id="Oval 364" o:spid="_x0000_s1188" style="position:absolute;left:22412;top:39012;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" fillcolor="#82ba38" stroked="f"/>
                    <v:oval id="Oval 365" o:spid="_x0000_s1189" style="position:absolute;left:21977;top:39012;width:233;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" fillcolor="#82ba38" stroked="f"/>
                    <v:oval id="Oval 366" o:spid="_x0000_s1190" style="position:absolute;left:22412;top:39943;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" fillcolor="#82ba38" stroked="f"/>
                    <v:oval id="Oval 367" o:spid="_x0000_s1191" style="position:absolute;left:21977;top:39943;width:233;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" fillcolor="#82ba38" stroked="f"/>
                    <v:oval id="Oval 368" o:spid="_x0000_s1192" style="position:absolute;left:22412;top:40875;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" fillcolor="#82ba38" stroked="f"/>
                    <v:oval id="Oval 369" o:spid="_x0000_s1193" style="position:absolute;left:21977;top:40875;width:233;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" fillcolor="#82ba38" stroked="f"/>
                    <v:oval id="Oval 370" o:spid="_x0000_s1194" style="position:absolute;left:22412;top:41806;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" fillcolor="#82ba38" stroked="f"/>
                    <v:oval id="Oval 371" o:spid="_x0000_s1195" style="position:absolute;left:21977;top:41806;width:233;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" fillcolor="#82ba38" stroked="f"/>
                    <v:oval id="Oval 372" o:spid="_x0000_s1196" style="position:absolute;left:22412;top:4276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" fillcolor="#82ba38" stroked="f"/>
                    <v:oval id="Oval 373" o:spid="_x0000_s1197" style="position:absolute;left:21977;top:42769;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" fillcolor="#82ba38" stroked="f"/>
                    <v:rect id="Rectangle 374" o:spid="_x0000_s1198" style="position:absolute;left:15022;top:36854;width:1723;height:6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" fillcolor="#343895" stroked="f"/>
                    <v:rect id="Rectangle 375" o:spid="_x0000_s1199" style="position:absolute;left:16745;top:36854;width:2717;height:6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" fillcolor="#1c1a4b" stroked="f"/>
                    <v:shape id="Freeform 199" o:spid="_x0000_s1200" style="position:absolute;left:16745;top:37615;width:2717;height:4937;visibility:visible;mso-wrap-style:square;v-text-anchor:top" coordsize="17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" path="m175,l,,,16r175,l175,xm175,61l,61,,77r175,l175,61xm175,121l,121r,16l175,137r,-16xm175,181l,181r,16l175,197r,-16xm175,242l,242r,16l175,258r,-16xm175,302l,302r,16l175,318r,-16xe" fillcolor="#b2b2b2" stroked="f">
                      <v:path arrowok="t" o:connecttype="custom" o:connectlocs="271691,0;0,0;0,24840;271691,24840;271691,0;271691,94703;0,94703;0,119544;271691,119544;271691,94703;271691,187854;0,187854;0,212695;271691,212695;271691,187854;271691,281005;0,281005;0,305846;271691,305846;271691,281005;271691,375709;0,375709;0,400549;271691,400549;271691,375709;271691,468860;0,468860;0,493700;271691,493700;271691,468860" o:connectangles="0,0,0,0,0,0,0,0,0,0,0,0,0,0,0,0,0,0,0,0,0,0,0,0,0,0,0,0,0,0"/>
                      <o:lock v:ext="edit" verticies="t"/>
                    </v:shape>
                    <v:oval id="Oval 377" o:spid="_x0000_s1201" style="position:absolute;left:18826;top:3714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" fillcolor="#82ba38" stroked="f"/>
                    <v:oval id="Oval 378" o:spid="_x0000_s1202" style="position:absolute;left:18406;top:37149;width:218;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" fillcolor="#82ba38" stroked="f"/>
                    <v:oval id="Oval 379" o:spid="_x0000_s1203" style="position:absolute;left:18826;top:38080;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" fillcolor="#82ba38" stroked="f"/>
                    <v:oval id="Oval 380" o:spid="_x0000_s1204" style="position:absolute;left:18406;top:38080;width:218;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" fillcolor="#82ba38" stroked="f"/>
                    <v:oval id="Oval 381" o:spid="_x0000_s1205" style="position:absolute;left:18826;top:39012;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" fillcolor="#82ba38" stroked="f"/>
                    <v:oval id="Oval 382" o:spid="_x0000_s1206" style="position:absolute;left:18406;top:39012;width:218;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" fillcolor="#82ba38" stroked="f"/>
                    <v:oval id="Oval 383" o:spid="_x0000_s1207" style="position:absolute;left:18826;top:39943;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" fillcolor="#82ba38" stroked="f"/>
                    <v:oval id="Oval 384" o:spid="_x0000_s1208" style="position:absolute;left:18406;top:39943;width:218;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" fillcolor="#82ba38" stroked="f"/>
                    <v:oval id="Oval 385" o:spid="_x0000_s1209" style="position:absolute;left:18826;top:40875;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" fillcolor="#82ba38" stroked="f"/>
                    <v:oval id="Oval 386" o:spid="_x0000_s1210" style="position:absolute;left:18406;top:40875;width:218;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" fillcolor="#82ba38" stroked="f"/>
                    <v:oval id="Oval 387" o:spid="_x0000_s1211" style="position:absolute;left:18826;top:41806;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" fillcolor="#82ba38" stroked="f"/>
                    <v:oval id="Oval 388" o:spid="_x0000_s1212" style="position:absolute;left:18406;top:41806;width:218;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" fillcolor="#82ba38" stroked="f"/>
                    <v:oval id="Oval 389" o:spid="_x0000_s1213" style="position:absolute;left:18826;top:4276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" fillcolor="#82ba38" stroked="f"/>
                    <v:oval id="Oval 390" o:spid="_x0000_s1214" style="position:absolute;left:18406;top:42769;width:218;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" fillcolor="#82ba38" stroked="f"/>
                  </v:group>
                  <v:oval id="Oval 391" o:spid="_x0000_s1215" style="position:absolute;left:14701;top:42929;width:2717;height:2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" stroked="f"/>
                  <v:oval id="Oval 392" o:spid="_x0000_s1216" style="position:absolute;left:16935;top:41896;width:6923;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" stroked="f"/>
                </v:group>
                <v:shape id="Freeform: Shape 393" o:spid="_x0000_s1217" style="position:absolute;left:18291;top:34030;width:288;height:45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94" o:spid="_x0000_s1218" style="position:absolute;left:17436;top:35053;width:288;height:45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95" o:spid="_x0000_s1219" style="position:absolute;left:19855;top:33135;width:504;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group>
            </w:pict>
          </mc:Fallback>
        </mc:AlternateContent>
      </w:r>
      <w:r>
        <w:t>Micro Architecture Specification</w:t>
      </w:r>
      <w:r w:rsidRPr="006D2093">
        <w:br/>
      </w:r>
    </w:p>
    <w:p w:rsidR="00755DC7" w:rsidRDefault="00755DC7" w:rsidP="00755DC7"/>
    <w:p w:rsidR="00755DC7" w:rsidRPr="009E2EDD" w:rsidRDefault="00755DC7" w:rsidP="00755DC7"/>
    <w:p w:rsidR="00755DC7" w:rsidRDefault="00755DC7" w:rsidP="00755DC7">
      <w:pPr>
        <w:rPr>
          <w:b/>
        </w:rPr>
      </w:pPr>
    </w:p>
    <w:p w:rsidR="00755DC7" w:rsidRDefault="00755DC7" w:rsidP="00213779">
      <w:pPr>
        <w:spacing w:before="120"/>
        <w:rPr>
          <w:b/>
        </w:rPr>
      </w:pPr>
      <w:r>
        <w:rPr>
          <w:b/>
        </w:rPr>
        <w:t>Authors:</w:t>
      </w:r>
    </w:p>
    <w:p w:rsidR="00755DC7" w:rsidRPr="00FC55EE" w:rsidRDefault="00755DC7" w:rsidP="00213779">
      <w:pPr>
        <w:spacing w:before="120"/>
        <w:rPr>
          <w:b/>
        </w:rPr>
      </w:pPr>
      <w:r w:rsidRPr="00FC55EE">
        <w:rPr>
          <w:b/>
        </w:rPr>
        <w:t>Microsoft Corporation</w:t>
      </w:r>
    </w:p>
    <w:p w:rsidR="00755DC7" w:rsidRPr="00256757" w:rsidRDefault="00755DC7" w:rsidP="00213779">
      <w:pPr>
        <w:spacing w:before="120"/>
        <w:rPr>
          <w:b/>
        </w:rPr>
      </w:pPr>
      <w:r w:rsidRPr="00FC55EE">
        <w:rPr>
          <w:b/>
        </w:rPr>
        <w:t>Broadcom Corporation</w:t>
      </w:r>
    </w:p>
    <w:p w:rsidR="00475C78" w:rsidRPr="0091248D" w:rsidRDefault="00475C78" w:rsidP="00475C78">
      <w:pPr>
        <w:pStyle w:val="Body"/>
        <w:spacing w:beforeLines="60" w:before="144"/>
        <w:sectPr w:rsidR="00475C78" w:rsidRPr="0091248D" w:rsidSect="002F6167">
          <w:headerReference w:type="even" r:id="rId12"/>
          <w:headerReference w:type="default" r:id="rId13"/>
          <w:footerReference w:type="even" r:id="rId14"/>
          <w:footerReference w:type="default" r:id="rId15"/>
          <w:headerReference w:type="first" r:id="rId16"/>
          <w:footerReference w:type="first" r:id="rId17"/>
          <w:pgSz w:w="12240" w:h="15840" w:code="1"/>
          <w:pgMar w:top="1440" w:right="1440" w:bottom="1440" w:left="1440" w:header="720" w:footer="720" w:gutter="0"/>
          <w:cols w:space="720"/>
          <w:docGrid w:linePitch="360"/>
        </w:sectPr>
      </w:pPr>
    </w:p>
    <w:p w:rsidR="00A836AA" w:rsidRPr="00B4683D" w:rsidRDefault="00A836AA" w:rsidP="00A836AA">
      <w:pPr>
        <w:tabs>
          <w:tab w:val="center" w:pos="1620"/>
        </w:tabs>
        <w:spacing w:before="360"/>
        <w:ind w:left="432"/>
        <w:rPr>
          <w:rFonts w:eastAsiaTheme="majorEastAsia" w:cstheme="minorHAnsi"/>
          <w:b/>
          <w:iCs/>
          <w:color w:val="365F91" w:themeColor="accent1" w:themeShade="BF"/>
          <w:sz w:val="40"/>
          <w:szCs w:val="40"/>
          <w:lang w:eastAsia="ja-JP"/>
        </w:rPr>
      </w:pPr>
      <w:bookmarkStart w:id="0" w:name="_Hlk5266209"/>
      <w:r w:rsidRPr="00B4683D">
        <w:rPr>
          <w:rFonts w:eastAsiaTheme="majorEastAsia" w:cstheme="minorHAnsi"/>
          <w:b/>
          <w:iCs/>
          <w:color w:val="365F91" w:themeColor="accent1" w:themeShade="BF"/>
          <w:sz w:val="40"/>
          <w:szCs w:val="40"/>
          <w:lang w:eastAsia="ja-JP"/>
        </w:rPr>
        <w:lastRenderedPageBreak/>
        <w:t>Revision History</w:t>
      </w:r>
    </w:p>
    <w:tbl>
      <w:tblPr>
        <w:tblStyle w:val="TableGrid"/>
        <w:tblW w:w="5000" w:type="pct"/>
        <w:tblInd w:w="432" w:type="dxa"/>
        <w:tblLook w:val="04A0" w:firstRow="1" w:lastRow="0" w:firstColumn="1" w:lastColumn="0" w:noHBand="0" w:noVBand="1"/>
      </w:tblPr>
      <w:tblGrid>
        <w:gridCol w:w="1633"/>
        <w:gridCol w:w="7717"/>
      </w:tblGrid>
      <w:tr w:rsidR="00A836AA" w:rsidRPr="006D2093" w:rsidTr="00240009">
        <w:tc>
          <w:tcPr>
            <w:tcW w:w="873" w:type="pct"/>
            <w:shd w:val="clear" w:color="auto" w:fill="F2F2F2" w:themeFill="background1" w:themeFillShade="F2"/>
          </w:tcPr>
          <w:p w:rsidR="00A836AA" w:rsidRPr="006D2093" w:rsidRDefault="00A836AA" w:rsidP="00240009">
            <w:pPr>
              <w:pStyle w:val="tableHead0"/>
              <w:spacing w:before="120" w:after="120"/>
              <w:rPr>
                <w:rFonts w:asciiTheme="minorHAnsi" w:hAnsiTheme="minorHAnsi"/>
                <w:sz w:val="24"/>
                <w:szCs w:val="24"/>
              </w:rPr>
            </w:pPr>
            <w:r w:rsidRPr="006D2093">
              <w:rPr>
                <w:rFonts w:asciiTheme="minorHAnsi" w:hAnsiTheme="minorHAnsi"/>
                <w:sz w:val="24"/>
                <w:szCs w:val="24"/>
              </w:rPr>
              <w:t>Date</w:t>
            </w:r>
          </w:p>
        </w:tc>
        <w:tc>
          <w:tcPr>
            <w:tcW w:w="4127" w:type="pct"/>
            <w:shd w:val="clear" w:color="auto" w:fill="F2F2F2" w:themeFill="background1" w:themeFillShade="F2"/>
          </w:tcPr>
          <w:p w:rsidR="00A836AA" w:rsidRPr="006D2093" w:rsidRDefault="00A836AA" w:rsidP="00240009">
            <w:pPr>
              <w:pStyle w:val="tableHead0"/>
              <w:spacing w:before="120" w:after="120"/>
              <w:rPr>
                <w:rFonts w:asciiTheme="minorHAnsi" w:hAnsiTheme="minorHAnsi"/>
                <w:sz w:val="24"/>
                <w:szCs w:val="24"/>
              </w:rPr>
            </w:pPr>
            <w:r w:rsidRPr="006D2093">
              <w:rPr>
                <w:rFonts w:asciiTheme="minorHAnsi" w:hAnsiTheme="minorHAnsi"/>
                <w:sz w:val="24"/>
                <w:szCs w:val="24"/>
              </w:rPr>
              <w:t>Description</w:t>
            </w:r>
          </w:p>
        </w:tc>
      </w:tr>
      <w:tr w:rsidR="00A836AA" w:rsidRPr="006D2093" w:rsidTr="00240009">
        <w:trPr>
          <w:trHeight w:val="386"/>
        </w:trPr>
        <w:tc>
          <w:tcPr>
            <w:tcW w:w="873" w:type="pct"/>
          </w:tcPr>
          <w:p w:rsidR="00A836AA" w:rsidRPr="00502ABB" w:rsidRDefault="00A836AA" w:rsidP="00240009">
            <w:pPr>
              <w:pStyle w:val="tableText0"/>
              <w:spacing w:before="60"/>
              <w:rPr>
                <w:rFonts w:asciiTheme="minorHAnsi" w:hAnsiTheme="minorHAnsi"/>
                <w:sz w:val="22"/>
                <w:szCs w:val="22"/>
              </w:rPr>
            </w:pPr>
            <w:r>
              <w:rPr>
                <w:rFonts w:asciiTheme="minorHAnsi" w:hAnsiTheme="minorHAnsi"/>
                <w:sz w:val="22"/>
                <w:szCs w:val="22"/>
              </w:rPr>
              <w:t>04/03/2019</w:t>
            </w:r>
          </w:p>
        </w:tc>
        <w:tc>
          <w:tcPr>
            <w:tcW w:w="4127" w:type="pct"/>
          </w:tcPr>
          <w:p w:rsidR="00A836AA" w:rsidRPr="00502ABB" w:rsidRDefault="00A836AA" w:rsidP="00240009">
            <w:pPr>
              <w:pStyle w:val="tableText0"/>
              <w:spacing w:before="60"/>
              <w:rPr>
                <w:rFonts w:asciiTheme="minorHAnsi" w:hAnsiTheme="minorHAnsi"/>
                <w:sz w:val="22"/>
                <w:szCs w:val="22"/>
              </w:rPr>
            </w:pPr>
            <w:r>
              <w:rPr>
                <w:rFonts w:asciiTheme="minorHAnsi" w:hAnsiTheme="minorHAnsi"/>
                <w:sz w:val="22"/>
                <w:szCs w:val="22"/>
              </w:rPr>
              <w:t>Version 1.0</w:t>
            </w:r>
          </w:p>
        </w:tc>
      </w:tr>
      <w:tr w:rsidR="00A836AA" w:rsidRPr="006D2093" w:rsidTr="00240009">
        <w:trPr>
          <w:trHeight w:val="386"/>
        </w:trPr>
        <w:tc>
          <w:tcPr>
            <w:tcW w:w="873" w:type="pct"/>
          </w:tcPr>
          <w:p w:rsidR="00A836AA" w:rsidRDefault="00A836AA" w:rsidP="00240009">
            <w:pPr>
              <w:pStyle w:val="tableText0"/>
              <w:spacing w:before="60"/>
              <w:rPr>
                <w:rFonts w:asciiTheme="minorHAnsi" w:hAnsiTheme="minorHAnsi"/>
                <w:sz w:val="22"/>
                <w:szCs w:val="22"/>
              </w:rPr>
            </w:pPr>
          </w:p>
        </w:tc>
        <w:tc>
          <w:tcPr>
            <w:tcW w:w="4127" w:type="pct"/>
          </w:tcPr>
          <w:p w:rsidR="00A836AA" w:rsidRDefault="00A836AA" w:rsidP="00240009">
            <w:pPr>
              <w:pStyle w:val="tableText0"/>
              <w:numPr>
                <w:ilvl w:val="0"/>
                <w:numId w:val="41"/>
              </w:numPr>
              <w:spacing w:before="60"/>
              <w:rPr>
                <w:rFonts w:asciiTheme="minorHAnsi" w:hAnsiTheme="minorHAnsi"/>
                <w:sz w:val="22"/>
                <w:szCs w:val="22"/>
              </w:rPr>
            </w:pPr>
          </w:p>
        </w:tc>
      </w:tr>
    </w:tbl>
    <w:p w:rsidR="00A836AA" w:rsidRDefault="00A836AA" w:rsidP="00213779">
      <w:pPr>
        <w:spacing w:before="0" w:after="200" w:line="276" w:lineRule="auto"/>
        <w:rPr>
          <w:rFonts w:eastAsiaTheme="minorHAnsi" w:cstheme="minorBidi"/>
          <w:b/>
          <w:sz w:val="20"/>
          <w:szCs w:val="22"/>
        </w:rPr>
      </w:pPr>
    </w:p>
    <w:p w:rsidR="00A836AA" w:rsidRDefault="00A836AA">
      <w:pPr>
        <w:spacing w:before="0" w:after="200" w:line="276" w:lineRule="auto"/>
        <w:rPr>
          <w:rFonts w:eastAsiaTheme="minorHAnsi" w:cstheme="minorBidi"/>
          <w:b/>
          <w:sz w:val="20"/>
          <w:szCs w:val="22"/>
        </w:rPr>
      </w:pPr>
      <w:r>
        <w:rPr>
          <w:rFonts w:eastAsiaTheme="minorHAnsi" w:cstheme="minorBidi"/>
          <w:b/>
          <w:sz w:val="20"/>
          <w:szCs w:val="22"/>
        </w:rPr>
        <w:br w:type="page"/>
      </w:r>
    </w:p>
    <w:bookmarkEnd w:id="0"/>
    <w:p w:rsidR="00475C78" w:rsidRDefault="00475C78" w:rsidP="00475C78">
      <w:pPr>
        <w:pStyle w:val="Body"/>
        <w:spacing w:beforeLines="60" w:before="144"/>
      </w:pPr>
    </w:p>
    <w:p w:rsidR="00A836AA" w:rsidRPr="00A836AA" w:rsidRDefault="00A836AA" w:rsidP="00A836AA">
      <w:pPr>
        <w:spacing w:before="0" w:after="200" w:line="276" w:lineRule="auto"/>
        <w:rPr>
          <w:rFonts w:eastAsiaTheme="minorHAnsi" w:cstheme="minorBidi"/>
          <w:b/>
          <w:sz w:val="20"/>
          <w:szCs w:val="22"/>
        </w:rPr>
      </w:pPr>
      <w:r w:rsidRPr="00A836AA">
        <w:rPr>
          <w:rFonts w:eastAsiaTheme="minorHAnsi" w:cstheme="minorBidi"/>
          <w:b/>
          <w:sz w:val="20"/>
          <w:szCs w:val="22"/>
        </w:rPr>
        <w:t>License</w:t>
      </w:r>
    </w:p>
    <w:p w:rsidR="00A836AA" w:rsidRPr="00A836AA" w:rsidRDefault="00A836AA" w:rsidP="00A836AA">
      <w:pPr>
        <w:spacing w:before="0" w:after="200" w:line="276" w:lineRule="auto"/>
        <w:ind w:right="307"/>
        <w:rPr>
          <w:rFonts w:eastAsia="Calibri" w:cs="Calibri"/>
          <w:sz w:val="18"/>
          <w:szCs w:val="18"/>
        </w:rPr>
      </w:pPr>
      <w:r w:rsidRPr="00A836AA">
        <w:rPr>
          <w:rFonts w:eastAsiaTheme="minorHAnsi" w:hAnsiTheme="minorHAnsi" w:cstheme="minorBidi"/>
          <w:spacing w:val="-1"/>
          <w:sz w:val="18"/>
          <w:szCs w:val="22"/>
        </w:rPr>
        <w:t xml:space="preserve">Contributions to </w:t>
      </w:r>
      <w:r w:rsidRPr="00A836AA">
        <w:rPr>
          <w:rFonts w:eastAsiaTheme="minorHAnsi" w:hAnsiTheme="minorHAnsi" w:cstheme="minorBidi"/>
          <w:sz w:val="18"/>
          <w:szCs w:val="22"/>
        </w:rPr>
        <w:t>this</w:t>
      </w:r>
      <w:r w:rsidRPr="00A836AA">
        <w:rPr>
          <w:rFonts w:eastAsiaTheme="minorHAnsi" w:hAnsiTheme="minorHAnsi" w:cstheme="minorBidi"/>
          <w:spacing w:val="-3"/>
          <w:sz w:val="18"/>
          <w:szCs w:val="22"/>
        </w:rPr>
        <w:t xml:space="preserve"> </w:t>
      </w:r>
      <w:r w:rsidRPr="00A836AA">
        <w:rPr>
          <w:rFonts w:eastAsiaTheme="minorHAnsi" w:hAnsiTheme="minorHAnsi" w:cstheme="minorBidi"/>
          <w:spacing w:val="-1"/>
          <w:sz w:val="18"/>
          <w:szCs w:val="22"/>
        </w:rPr>
        <w:t>Specification are made under the terms and conditions set forth in the Open</w:t>
      </w:r>
      <w:r w:rsidRPr="00A836AA">
        <w:rPr>
          <w:rFonts w:eastAsiaTheme="minorHAnsi" w:hAnsiTheme="minorHAnsi" w:cstheme="minorBidi"/>
          <w:spacing w:val="-2"/>
          <w:sz w:val="18"/>
          <w:szCs w:val="22"/>
        </w:rPr>
        <w:t xml:space="preserve"> </w:t>
      </w:r>
      <w:r w:rsidRPr="00A836AA">
        <w:rPr>
          <w:rFonts w:eastAsiaTheme="minorHAnsi" w:hAnsiTheme="minorHAnsi" w:cstheme="minorBidi"/>
          <w:sz w:val="18"/>
          <w:szCs w:val="22"/>
        </w:rPr>
        <w:t>Web</w:t>
      </w:r>
      <w:r w:rsidRPr="00A836AA">
        <w:rPr>
          <w:rFonts w:eastAsiaTheme="minorHAnsi" w:hAnsiTheme="minorHAnsi" w:cstheme="minorBidi"/>
          <w:spacing w:val="-3"/>
          <w:sz w:val="18"/>
          <w:szCs w:val="22"/>
        </w:rPr>
        <w:t xml:space="preserve"> </w:t>
      </w:r>
      <w:r w:rsidRPr="00A836AA">
        <w:rPr>
          <w:rFonts w:eastAsiaTheme="minorHAnsi" w:hAnsiTheme="minorHAnsi" w:cstheme="minorBidi"/>
          <w:spacing w:val="-1"/>
          <w:sz w:val="18"/>
          <w:szCs w:val="22"/>
        </w:rPr>
        <w:t xml:space="preserve">Foundation Contributor License Agreement (“OWF CLA </w:t>
      </w:r>
      <w:r w:rsidRPr="00A836AA">
        <w:rPr>
          <w:rFonts w:eastAsiaTheme="minorHAnsi" w:hAnsiTheme="minorHAnsi" w:cstheme="minorBidi"/>
          <w:sz w:val="18"/>
          <w:szCs w:val="22"/>
        </w:rPr>
        <w:t>1.0”) (“Contribution License”) by:</w:t>
      </w:r>
    </w:p>
    <w:p w:rsidR="00A836AA" w:rsidRPr="00A836AA" w:rsidRDefault="00A836AA" w:rsidP="00A836AA">
      <w:pPr>
        <w:spacing w:before="0"/>
        <w:rPr>
          <w:rFonts w:eastAsiaTheme="minorHAnsi" w:hAnsiTheme="minorHAnsi" w:cstheme="minorBidi"/>
          <w:spacing w:val="-1"/>
          <w:sz w:val="18"/>
          <w:szCs w:val="22"/>
        </w:rPr>
      </w:pPr>
      <w:r w:rsidRPr="00A836AA">
        <w:rPr>
          <w:rFonts w:eastAsiaTheme="minorHAnsi" w:hAnsiTheme="minorHAnsi" w:cstheme="minorBidi"/>
          <w:spacing w:val="-1"/>
          <w:sz w:val="18"/>
          <w:szCs w:val="22"/>
        </w:rPr>
        <w:t>Microsoft</w:t>
      </w:r>
      <w:r w:rsidRPr="00A836AA">
        <w:rPr>
          <w:rFonts w:eastAsiaTheme="minorHAnsi" w:hAnsiTheme="minorHAnsi" w:cstheme="minorBidi"/>
          <w:spacing w:val="-5"/>
          <w:sz w:val="18"/>
          <w:szCs w:val="22"/>
        </w:rPr>
        <w:t xml:space="preserve"> </w:t>
      </w:r>
      <w:r w:rsidRPr="00A836AA">
        <w:rPr>
          <w:rFonts w:eastAsiaTheme="minorHAnsi" w:hAnsiTheme="minorHAnsi" w:cstheme="minorBidi"/>
          <w:spacing w:val="-1"/>
          <w:sz w:val="18"/>
          <w:szCs w:val="22"/>
        </w:rPr>
        <w:t>Corporation</w:t>
      </w:r>
    </w:p>
    <w:p w:rsidR="00A836AA" w:rsidRPr="00A836AA" w:rsidRDefault="00A836AA" w:rsidP="00A836AA">
      <w:pPr>
        <w:spacing w:before="0" w:after="200"/>
        <w:rPr>
          <w:rFonts w:eastAsia="Calibri" w:cs="Calibri"/>
          <w:sz w:val="18"/>
          <w:szCs w:val="18"/>
        </w:rPr>
      </w:pPr>
      <w:r w:rsidRPr="00A836AA">
        <w:rPr>
          <w:rFonts w:eastAsiaTheme="minorHAnsi" w:hAnsiTheme="minorHAnsi" w:cstheme="minorBidi"/>
          <w:spacing w:val="-1"/>
          <w:sz w:val="18"/>
          <w:szCs w:val="22"/>
        </w:rPr>
        <w:t>Broadcom Corporation</w:t>
      </w:r>
    </w:p>
    <w:p w:rsidR="00A836AA" w:rsidRPr="00A836AA" w:rsidRDefault="00A836AA" w:rsidP="00A836AA">
      <w:pPr>
        <w:spacing w:before="0" w:after="200" w:line="276" w:lineRule="auto"/>
        <w:rPr>
          <w:rFonts w:eastAsiaTheme="minorHAnsi"/>
          <w:b/>
          <w:color w:val="FF0000"/>
          <w:sz w:val="18"/>
          <w:szCs w:val="18"/>
        </w:rPr>
      </w:pPr>
      <w:r w:rsidRPr="00A836AA">
        <w:rPr>
          <w:rFonts w:eastAsiaTheme="minorHAnsi"/>
          <w:sz w:val="18"/>
          <w:szCs w:val="18"/>
        </w:rPr>
        <w:t>Usage of this Specification is governed by the terms and conditions set forth in Open Web Foundation Final Specification Agreement (“</w:t>
      </w:r>
      <w:proofErr w:type="spellStart"/>
      <w:r w:rsidRPr="00A836AA">
        <w:rPr>
          <w:rFonts w:eastAsiaTheme="minorHAnsi"/>
          <w:sz w:val="18"/>
          <w:szCs w:val="18"/>
        </w:rPr>
        <w:t>OWFa</w:t>
      </w:r>
      <w:proofErr w:type="spellEnd"/>
      <w:r w:rsidRPr="00A836AA">
        <w:rPr>
          <w:rFonts w:eastAsiaTheme="minorHAnsi"/>
          <w:sz w:val="18"/>
          <w:szCs w:val="18"/>
        </w:rPr>
        <w:t xml:space="preserve"> 1.0</w:t>
      </w:r>
      <w:r w:rsidRPr="00A836AA">
        <w:rPr>
          <w:rFonts w:eastAsiaTheme="minorHAnsi" w:hAnsiTheme="minorHAnsi" w:cstheme="minorBidi"/>
          <w:sz w:val="18"/>
          <w:szCs w:val="22"/>
        </w:rPr>
        <w:t>”) (“Specification License”).</w:t>
      </w:r>
      <w:r w:rsidRPr="00A836AA">
        <w:rPr>
          <w:rFonts w:eastAsiaTheme="minorHAnsi"/>
          <w:b/>
          <w:color w:val="FF0000"/>
          <w:sz w:val="18"/>
          <w:szCs w:val="18"/>
        </w:rPr>
        <w:t xml:space="preserve">   </w:t>
      </w:r>
    </w:p>
    <w:p w:rsidR="00A836AA" w:rsidRPr="00A836AA" w:rsidRDefault="00A836AA" w:rsidP="00A836AA">
      <w:pPr>
        <w:spacing w:before="0" w:after="200" w:line="276" w:lineRule="auto"/>
        <w:rPr>
          <w:rFonts w:eastAsiaTheme="minorHAnsi"/>
          <w:sz w:val="18"/>
          <w:szCs w:val="18"/>
        </w:rPr>
      </w:pPr>
      <w:r w:rsidRPr="00A836AA">
        <w:rPr>
          <w:rFonts w:eastAsiaTheme="minorHAnsi"/>
          <w:b/>
          <w:sz w:val="18"/>
          <w:szCs w:val="18"/>
        </w:rPr>
        <w:t> Note</w:t>
      </w:r>
      <w:r w:rsidRPr="00A836AA">
        <w:rPr>
          <w:rFonts w:eastAsiaTheme="minorHAnsi"/>
          <w:sz w:val="18"/>
          <w:szCs w:val="18"/>
        </w:rPr>
        <w:t xml:space="preserve">:  The following clarifications, which distinguish technology licensed in the Contribution License and/or Specification License from those technologies merely referenced (but not licensed), were accepted by the Incubation Committee of the OCP:  </w:t>
      </w:r>
    </w:p>
    <w:p w:rsidR="00A836AA" w:rsidRPr="00A836AA" w:rsidRDefault="00A836AA" w:rsidP="00A836AA">
      <w:pPr>
        <w:spacing w:before="0" w:line="276" w:lineRule="auto"/>
        <w:rPr>
          <w:rFonts w:eastAsiaTheme="minorHAnsi"/>
          <w:b/>
          <w:sz w:val="18"/>
          <w:szCs w:val="18"/>
        </w:rPr>
      </w:pPr>
      <w:r w:rsidRPr="00A836AA">
        <w:rPr>
          <w:rFonts w:eastAsiaTheme="minorHAnsi"/>
          <w:b/>
          <w:sz w:val="18"/>
          <w:szCs w:val="18"/>
        </w:rPr>
        <w:t>None.</w:t>
      </w:r>
    </w:p>
    <w:p w:rsidR="00A836AA" w:rsidRPr="00A836AA" w:rsidRDefault="00A836AA" w:rsidP="00A836AA">
      <w:pPr>
        <w:spacing w:before="0" w:line="276" w:lineRule="auto"/>
        <w:rPr>
          <w:rFonts w:eastAsiaTheme="minorHAnsi"/>
          <w:sz w:val="18"/>
          <w:szCs w:val="18"/>
        </w:rPr>
      </w:pPr>
    </w:p>
    <w:p w:rsidR="00A836AA" w:rsidRPr="00F77EAF" w:rsidRDefault="00A836AA" w:rsidP="00A836AA">
      <w:pPr>
        <w:spacing w:before="0" w:after="200" w:line="276" w:lineRule="auto"/>
      </w:pPr>
      <w:r w:rsidRPr="00A836AA">
        <w:rPr>
          <w:rFonts w:asciiTheme="minorHAnsi" w:eastAsiaTheme="minorHAnsi" w:hAnsiTheme="minorHAnsi" w:cstheme="minorBidi"/>
          <w:sz w:val="18"/>
          <w:szCs w:val="18"/>
        </w:rPr>
        <w:t>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rsidR="00475C78" w:rsidRDefault="00475C78" w:rsidP="00475C78">
      <w:pPr>
        <w:pStyle w:val="Body"/>
        <w:spacing w:beforeLines="60" w:before="144"/>
      </w:pPr>
    </w:p>
    <w:p w:rsidR="00475C78" w:rsidRPr="00F77EAF" w:rsidRDefault="00475C78" w:rsidP="00475C78">
      <w:pPr>
        <w:pStyle w:val="Body"/>
        <w:spacing w:beforeLines="60" w:before="144"/>
        <w:sectPr w:rsidR="00475C78" w:rsidRPr="00F77EAF" w:rsidSect="00213779">
          <w:headerReference w:type="default" r:id="rId18"/>
          <w:footerReference w:type="default" r:id="rId19"/>
          <w:footerReference w:type="first" r:id="rId20"/>
          <w:pgSz w:w="12240" w:h="15840" w:code="1"/>
          <w:pgMar w:top="1440" w:right="1440" w:bottom="1440" w:left="1440" w:header="720" w:footer="720" w:gutter="0"/>
          <w:pgNumType w:start="1"/>
          <w:cols w:space="720"/>
          <w:titlePg/>
          <w:docGrid w:linePitch="360"/>
        </w:sectPr>
      </w:pPr>
    </w:p>
    <w:p w:rsidR="00475C78" w:rsidRDefault="00475C78" w:rsidP="00475C78">
      <w:pPr>
        <w:pStyle w:val="NonTOC"/>
        <w:spacing w:beforeLines="60" w:before="144"/>
        <w:jc w:val="center"/>
      </w:pPr>
      <w:r>
        <w:lastRenderedPageBreak/>
        <w:t>Table of Contents</w:t>
      </w:r>
    </w:p>
    <w:p w:rsidR="00475C78" w:rsidRDefault="00475C78" w:rsidP="00475C78">
      <w:pPr>
        <w:pStyle w:val="NonTOC"/>
        <w:spacing w:beforeLines="60" w:before="144"/>
        <w:jc w:val="center"/>
      </w:pPr>
    </w:p>
    <w:p w:rsidR="0021795E" w:rsidRDefault="00475C78">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536792037" w:history="1">
        <w:r w:rsidR="0021795E" w:rsidRPr="006B0C02">
          <w:rPr>
            <w:rStyle w:val="Hyperlink"/>
          </w:rPr>
          <w:t>1</w:t>
        </w:r>
        <w:r w:rsidR="0021795E">
          <w:rPr>
            <w:rFonts w:asciiTheme="minorHAnsi" w:eastAsiaTheme="minorEastAsia" w:hAnsiTheme="minorHAnsi" w:cstheme="minorBidi"/>
            <w:sz w:val="22"/>
            <w:szCs w:val="22"/>
          </w:rPr>
          <w:tab/>
        </w:r>
        <w:r w:rsidR="0021795E" w:rsidRPr="006B0C02">
          <w:rPr>
            <w:rStyle w:val="Hyperlink"/>
          </w:rPr>
          <w:t>Overview</w:t>
        </w:r>
        <w:r w:rsidR="0021795E">
          <w:rPr>
            <w:webHidden/>
          </w:rPr>
          <w:tab/>
        </w:r>
        <w:r w:rsidR="0021795E">
          <w:rPr>
            <w:webHidden/>
          </w:rPr>
          <w:fldChar w:fldCharType="begin"/>
        </w:r>
        <w:r w:rsidR="0021795E">
          <w:rPr>
            <w:webHidden/>
          </w:rPr>
          <w:instrText xml:space="preserve"> PAGEREF _Toc536792037 \h </w:instrText>
        </w:r>
        <w:r w:rsidR="0021795E">
          <w:rPr>
            <w:webHidden/>
          </w:rPr>
        </w:r>
        <w:r w:rsidR="0021795E">
          <w:rPr>
            <w:webHidden/>
          </w:rPr>
          <w:fldChar w:fldCharType="separate"/>
        </w:r>
        <w:r w:rsidR="00140933">
          <w:rPr>
            <w:webHidden/>
          </w:rPr>
          <w:t>1</w:t>
        </w:r>
        <w:r w:rsidR="0021795E">
          <w:rPr>
            <w:webHidden/>
          </w:rPr>
          <w:fldChar w:fldCharType="end"/>
        </w:r>
      </w:hyperlink>
    </w:p>
    <w:p w:rsidR="0021795E" w:rsidRDefault="00755DC7">
      <w:pPr>
        <w:pStyle w:val="TOC2"/>
        <w:tabs>
          <w:tab w:val="left" w:pos="880"/>
          <w:tab w:val="right" w:leader="dot" w:pos="9350"/>
        </w:tabs>
        <w:rPr>
          <w:rFonts w:asciiTheme="minorHAnsi" w:eastAsiaTheme="minorEastAsia" w:hAnsiTheme="minorHAnsi" w:cstheme="minorBidi"/>
          <w:noProof/>
          <w:sz w:val="22"/>
          <w:szCs w:val="22"/>
        </w:rPr>
      </w:pPr>
      <w:hyperlink w:anchor="_Toc536792038" w:history="1">
        <w:r w:rsidR="0021795E" w:rsidRPr="006B0C02">
          <w:rPr>
            <w:rStyle w:val="Hyperlink"/>
            <w:noProof/>
          </w:rPr>
          <w:t>1.1</w:t>
        </w:r>
        <w:r w:rsidR="0021795E">
          <w:rPr>
            <w:rFonts w:asciiTheme="minorHAnsi" w:eastAsiaTheme="minorEastAsia" w:hAnsiTheme="minorHAnsi" w:cstheme="minorBidi"/>
            <w:noProof/>
            <w:sz w:val="22"/>
            <w:szCs w:val="22"/>
          </w:rPr>
          <w:tab/>
        </w:r>
        <w:r w:rsidR="0021795E" w:rsidRPr="006B0C02">
          <w:rPr>
            <w:rStyle w:val="Hyperlink"/>
            <w:noProof/>
          </w:rPr>
          <w:t>Features</w:t>
        </w:r>
        <w:r w:rsidR="0021795E">
          <w:rPr>
            <w:noProof/>
            <w:webHidden/>
          </w:rPr>
          <w:tab/>
        </w:r>
        <w:r w:rsidR="0021795E">
          <w:rPr>
            <w:noProof/>
            <w:webHidden/>
          </w:rPr>
          <w:fldChar w:fldCharType="begin"/>
        </w:r>
        <w:r w:rsidR="0021795E">
          <w:rPr>
            <w:noProof/>
            <w:webHidden/>
          </w:rPr>
          <w:instrText xml:space="preserve"> PAGEREF _Toc536792038 \h </w:instrText>
        </w:r>
        <w:r w:rsidR="0021795E">
          <w:rPr>
            <w:noProof/>
            <w:webHidden/>
          </w:rPr>
        </w:r>
        <w:r w:rsidR="0021795E">
          <w:rPr>
            <w:noProof/>
            <w:webHidden/>
          </w:rPr>
          <w:fldChar w:fldCharType="separate"/>
        </w:r>
        <w:r w:rsidR="00140933">
          <w:rPr>
            <w:noProof/>
            <w:webHidden/>
          </w:rPr>
          <w:t>1</w:t>
        </w:r>
        <w:r w:rsidR="0021795E">
          <w:rPr>
            <w:noProof/>
            <w:webHidden/>
          </w:rPr>
          <w:fldChar w:fldCharType="end"/>
        </w:r>
      </w:hyperlink>
    </w:p>
    <w:p w:rsidR="0021795E" w:rsidRDefault="00755DC7">
      <w:pPr>
        <w:pStyle w:val="TOC2"/>
        <w:tabs>
          <w:tab w:val="left" w:pos="880"/>
          <w:tab w:val="right" w:leader="dot" w:pos="9350"/>
        </w:tabs>
        <w:rPr>
          <w:rFonts w:asciiTheme="minorHAnsi" w:eastAsiaTheme="minorEastAsia" w:hAnsiTheme="minorHAnsi" w:cstheme="minorBidi"/>
          <w:noProof/>
          <w:sz w:val="22"/>
          <w:szCs w:val="22"/>
        </w:rPr>
      </w:pPr>
      <w:hyperlink w:anchor="_Toc536792039" w:history="1">
        <w:r w:rsidR="0021795E" w:rsidRPr="006B0C02">
          <w:rPr>
            <w:rStyle w:val="Hyperlink"/>
            <w:noProof/>
          </w:rPr>
          <w:t>1.2</w:t>
        </w:r>
        <w:r w:rsidR="0021795E">
          <w:rPr>
            <w:rFonts w:asciiTheme="minorHAnsi" w:eastAsiaTheme="minorEastAsia" w:hAnsiTheme="minorHAnsi" w:cstheme="minorBidi"/>
            <w:noProof/>
            <w:sz w:val="22"/>
            <w:szCs w:val="22"/>
          </w:rPr>
          <w:tab/>
        </w:r>
        <w:r w:rsidR="0021795E" w:rsidRPr="006B0C02">
          <w:rPr>
            <w:rStyle w:val="Hyperlink"/>
            <w:noProof/>
          </w:rPr>
          <w:t>Interfaces</w:t>
        </w:r>
        <w:r w:rsidR="0021795E">
          <w:rPr>
            <w:noProof/>
            <w:webHidden/>
          </w:rPr>
          <w:tab/>
        </w:r>
        <w:r w:rsidR="0021795E">
          <w:rPr>
            <w:noProof/>
            <w:webHidden/>
          </w:rPr>
          <w:fldChar w:fldCharType="begin"/>
        </w:r>
        <w:r w:rsidR="0021795E">
          <w:rPr>
            <w:noProof/>
            <w:webHidden/>
          </w:rPr>
          <w:instrText xml:space="preserve"> PAGEREF _Toc536792039 \h </w:instrText>
        </w:r>
        <w:r w:rsidR="0021795E">
          <w:rPr>
            <w:noProof/>
            <w:webHidden/>
          </w:rPr>
        </w:r>
        <w:r w:rsidR="0021795E">
          <w:rPr>
            <w:noProof/>
            <w:webHidden/>
          </w:rPr>
          <w:fldChar w:fldCharType="separate"/>
        </w:r>
        <w:r w:rsidR="00140933">
          <w:rPr>
            <w:noProof/>
            <w:webHidden/>
          </w:rPr>
          <w:t>1</w:t>
        </w:r>
        <w:r w:rsidR="0021795E">
          <w:rPr>
            <w:noProof/>
            <w:webHidden/>
          </w:rPr>
          <w:fldChar w:fldCharType="end"/>
        </w:r>
      </w:hyperlink>
    </w:p>
    <w:p w:rsidR="0021795E" w:rsidRDefault="00755DC7" w:rsidP="005E23AE">
      <w:pPr>
        <w:pStyle w:val="TOC3"/>
        <w:spacing w:before="120"/>
        <w:rPr>
          <w:rFonts w:asciiTheme="minorHAnsi" w:eastAsiaTheme="minorEastAsia" w:hAnsiTheme="minorHAnsi" w:cstheme="minorBidi"/>
          <w:noProof/>
          <w:sz w:val="22"/>
          <w:szCs w:val="22"/>
        </w:rPr>
      </w:pPr>
      <w:hyperlink w:anchor="_Toc536792040" w:history="1">
        <w:r w:rsidR="0021795E" w:rsidRPr="006B0C02">
          <w:rPr>
            <w:rStyle w:val="Hyperlink"/>
            <w:noProof/>
          </w:rPr>
          <w:t>1.2.1</w:t>
        </w:r>
        <w:r w:rsidR="0021795E">
          <w:rPr>
            <w:rFonts w:asciiTheme="minorHAnsi" w:eastAsiaTheme="minorEastAsia" w:hAnsiTheme="minorHAnsi" w:cstheme="minorBidi"/>
            <w:noProof/>
            <w:sz w:val="22"/>
            <w:szCs w:val="22"/>
          </w:rPr>
          <w:tab/>
        </w:r>
        <w:r w:rsidR="0021795E" w:rsidRPr="006B0C02">
          <w:rPr>
            <w:rStyle w:val="Hyperlink"/>
            <w:noProof/>
          </w:rPr>
          <w:t>Clock, Reset &amp; Miscellaneous</w:t>
        </w:r>
        <w:r w:rsidR="0021795E">
          <w:rPr>
            <w:noProof/>
            <w:webHidden/>
          </w:rPr>
          <w:tab/>
        </w:r>
        <w:r w:rsidR="0021795E">
          <w:rPr>
            <w:noProof/>
            <w:webHidden/>
          </w:rPr>
          <w:fldChar w:fldCharType="begin"/>
        </w:r>
        <w:r w:rsidR="0021795E">
          <w:rPr>
            <w:noProof/>
            <w:webHidden/>
          </w:rPr>
          <w:instrText xml:space="preserve"> PAGEREF _Toc536792040 \h </w:instrText>
        </w:r>
        <w:r w:rsidR="0021795E">
          <w:rPr>
            <w:noProof/>
            <w:webHidden/>
          </w:rPr>
        </w:r>
        <w:r w:rsidR="0021795E">
          <w:rPr>
            <w:noProof/>
            <w:webHidden/>
          </w:rPr>
          <w:fldChar w:fldCharType="separate"/>
        </w:r>
        <w:r w:rsidR="00140933">
          <w:rPr>
            <w:noProof/>
            <w:webHidden/>
          </w:rPr>
          <w:t>1</w:t>
        </w:r>
        <w:r w:rsidR="0021795E">
          <w:rPr>
            <w:noProof/>
            <w:webHidden/>
          </w:rPr>
          <w:fldChar w:fldCharType="end"/>
        </w:r>
      </w:hyperlink>
    </w:p>
    <w:p w:rsidR="0021795E" w:rsidRDefault="00755DC7" w:rsidP="005E23AE">
      <w:pPr>
        <w:pStyle w:val="TOC3"/>
        <w:spacing w:before="120"/>
        <w:rPr>
          <w:rFonts w:asciiTheme="minorHAnsi" w:eastAsiaTheme="minorEastAsia" w:hAnsiTheme="minorHAnsi" w:cstheme="minorBidi"/>
          <w:noProof/>
          <w:sz w:val="22"/>
          <w:szCs w:val="22"/>
        </w:rPr>
      </w:pPr>
      <w:hyperlink w:anchor="_Toc536792041" w:history="1">
        <w:r w:rsidR="0021795E" w:rsidRPr="006B0C02">
          <w:rPr>
            <w:rStyle w:val="Hyperlink"/>
            <w:noProof/>
          </w:rPr>
          <w:t>1.2.2</w:t>
        </w:r>
        <w:r w:rsidR="0021795E">
          <w:rPr>
            <w:rFonts w:asciiTheme="minorHAnsi" w:eastAsiaTheme="minorEastAsia" w:hAnsiTheme="minorHAnsi" w:cstheme="minorBidi"/>
            <w:noProof/>
            <w:sz w:val="22"/>
            <w:szCs w:val="22"/>
          </w:rPr>
          <w:tab/>
        </w:r>
        <w:r w:rsidR="0021795E" w:rsidRPr="006B0C02">
          <w:rPr>
            <w:rStyle w:val="Hyperlink"/>
            <w:noProof/>
          </w:rPr>
          <w:t>AXI-4 Crypto Stream Slave Interface</w:t>
        </w:r>
        <w:r w:rsidR="0021795E">
          <w:rPr>
            <w:noProof/>
            <w:webHidden/>
          </w:rPr>
          <w:tab/>
        </w:r>
        <w:r w:rsidR="0021795E">
          <w:rPr>
            <w:noProof/>
            <w:webHidden/>
          </w:rPr>
          <w:fldChar w:fldCharType="begin"/>
        </w:r>
        <w:r w:rsidR="0021795E">
          <w:rPr>
            <w:noProof/>
            <w:webHidden/>
          </w:rPr>
          <w:instrText xml:space="preserve"> PAGEREF _Toc536792041 \h </w:instrText>
        </w:r>
        <w:r w:rsidR="0021795E">
          <w:rPr>
            <w:noProof/>
            <w:webHidden/>
          </w:rPr>
        </w:r>
        <w:r w:rsidR="0021795E">
          <w:rPr>
            <w:noProof/>
            <w:webHidden/>
          </w:rPr>
          <w:fldChar w:fldCharType="separate"/>
        </w:r>
        <w:r w:rsidR="00140933">
          <w:rPr>
            <w:noProof/>
            <w:webHidden/>
          </w:rPr>
          <w:t>2</w:t>
        </w:r>
        <w:r w:rsidR="0021795E">
          <w:rPr>
            <w:noProof/>
            <w:webHidden/>
          </w:rPr>
          <w:fldChar w:fldCharType="end"/>
        </w:r>
      </w:hyperlink>
    </w:p>
    <w:p w:rsidR="0021795E" w:rsidRDefault="00755DC7" w:rsidP="005E23AE">
      <w:pPr>
        <w:pStyle w:val="TOC3"/>
        <w:spacing w:before="120"/>
        <w:rPr>
          <w:rFonts w:asciiTheme="minorHAnsi" w:eastAsiaTheme="minorEastAsia" w:hAnsiTheme="minorHAnsi" w:cstheme="minorBidi"/>
          <w:noProof/>
          <w:sz w:val="22"/>
          <w:szCs w:val="22"/>
        </w:rPr>
      </w:pPr>
      <w:hyperlink w:anchor="_Toc536792042" w:history="1">
        <w:r w:rsidR="0021795E" w:rsidRPr="006B0C02">
          <w:rPr>
            <w:rStyle w:val="Hyperlink"/>
            <w:noProof/>
          </w:rPr>
          <w:t>1.2.3</w:t>
        </w:r>
        <w:r w:rsidR="0021795E">
          <w:rPr>
            <w:rFonts w:asciiTheme="minorHAnsi" w:eastAsiaTheme="minorEastAsia" w:hAnsiTheme="minorHAnsi" w:cstheme="minorBidi"/>
            <w:noProof/>
            <w:sz w:val="22"/>
            <w:szCs w:val="22"/>
          </w:rPr>
          <w:tab/>
        </w:r>
        <w:r w:rsidR="0021795E" w:rsidRPr="006B0C02">
          <w:rPr>
            <w:rStyle w:val="Hyperlink"/>
            <w:noProof/>
          </w:rPr>
          <w:t>AXI-4 Key Stream Slave Interface</w:t>
        </w:r>
        <w:r w:rsidR="0021795E">
          <w:rPr>
            <w:noProof/>
            <w:webHidden/>
          </w:rPr>
          <w:tab/>
        </w:r>
        <w:r w:rsidR="0021795E">
          <w:rPr>
            <w:noProof/>
            <w:webHidden/>
          </w:rPr>
          <w:fldChar w:fldCharType="begin"/>
        </w:r>
        <w:r w:rsidR="0021795E">
          <w:rPr>
            <w:noProof/>
            <w:webHidden/>
          </w:rPr>
          <w:instrText xml:space="preserve"> PAGEREF _Toc536792042 \h </w:instrText>
        </w:r>
        <w:r w:rsidR="0021795E">
          <w:rPr>
            <w:noProof/>
            <w:webHidden/>
          </w:rPr>
        </w:r>
        <w:r w:rsidR="0021795E">
          <w:rPr>
            <w:noProof/>
            <w:webHidden/>
          </w:rPr>
          <w:fldChar w:fldCharType="separate"/>
        </w:r>
        <w:r w:rsidR="00140933">
          <w:rPr>
            <w:noProof/>
            <w:webHidden/>
          </w:rPr>
          <w:t>3</w:t>
        </w:r>
        <w:r w:rsidR="0021795E">
          <w:rPr>
            <w:noProof/>
            <w:webHidden/>
          </w:rPr>
          <w:fldChar w:fldCharType="end"/>
        </w:r>
      </w:hyperlink>
    </w:p>
    <w:p w:rsidR="0021795E" w:rsidRDefault="00755DC7" w:rsidP="005E23AE">
      <w:pPr>
        <w:pStyle w:val="TOC3"/>
        <w:spacing w:before="120"/>
        <w:rPr>
          <w:rFonts w:asciiTheme="minorHAnsi" w:eastAsiaTheme="minorEastAsia" w:hAnsiTheme="minorHAnsi" w:cstheme="minorBidi"/>
          <w:noProof/>
          <w:sz w:val="22"/>
          <w:szCs w:val="22"/>
        </w:rPr>
      </w:pPr>
      <w:hyperlink w:anchor="_Toc536792043" w:history="1">
        <w:r w:rsidR="0021795E" w:rsidRPr="006B0C02">
          <w:rPr>
            <w:rStyle w:val="Hyperlink"/>
            <w:noProof/>
          </w:rPr>
          <w:t>1.2.4</w:t>
        </w:r>
        <w:r w:rsidR="0021795E">
          <w:rPr>
            <w:rFonts w:asciiTheme="minorHAnsi" w:eastAsiaTheme="minorEastAsia" w:hAnsiTheme="minorHAnsi" w:cstheme="minorBidi"/>
            <w:noProof/>
            <w:sz w:val="22"/>
            <w:szCs w:val="22"/>
          </w:rPr>
          <w:tab/>
        </w:r>
        <w:r w:rsidR="0021795E" w:rsidRPr="006B0C02">
          <w:rPr>
            <w:rStyle w:val="Hyperlink"/>
            <w:noProof/>
          </w:rPr>
          <w:t>AXI-4 Crypto Stream Master Interface</w:t>
        </w:r>
        <w:r w:rsidR="0021795E">
          <w:rPr>
            <w:noProof/>
            <w:webHidden/>
          </w:rPr>
          <w:tab/>
        </w:r>
        <w:r w:rsidR="0021795E">
          <w:rPr>
            <w:noProof/>
            <w:webHidden/>
          </w:rPr>
          <w:fldChar w:fldCharType="begin"/>
        </w:r>
        <w:r w:rsidR="0021795E">
          <w:rPr>
            <w:noProof/>
            <w:webHidden/>
          </w:rPr>
          <w:instrText xml:space="preserve"> PAGEREF _Toc536792043 \h </w:instrText>
        </w:r>
        <w:r w:rsidR="0021795E">
          <w:rPr>
            <w:noProof/>
            <w:webHidden/>
          </w:rPr>
        </w:r>
        <w:r w:rsidR="0021795E">
          <w:rPr>
            <w:noProof/>
            <w:webHidden/>
          </w:rPr>
          <w:fldChar w:fldCharType="separate"/>
        </w:r>
        <w:r w:rsidR="00140933">
          <w:rPr>
            <w:noProof/>
            <w:webHidden/>
          </w:rPr>
          <w:t>4</w:t>
        </w:r>
        <w:r w:rsidR="0021795E">
          <w:rPr>
            <w:noProof/>
            <w:webHidden/>
          </w:rPr>
          <w:fldChar w:fldCharType="end"/>
        </w:r>
      </w:hyperlink>
    </w:p>
    <w:p w:rsidR="0021795E" w:rsidRDefault="00755DC7" w:rsidP="005E23AE">
      <w:pPr>
        <w:pStyle w:val="TOC3"/>
        <w:spacing w:before="120"/>
        <w:rPr>
          <w:rFonts w:asciiTheme="minorHAnsi" w:eastAsiaTheme="minorEastAsia" w:hAnsiTheme="minorHAnsi" w:cstheme="minorBidi"/>
          <w:noProof/>
          <w:sz w:val="22"/>
          <w:szCs w:val="22"/>
        </w:rPr>
      </w:pPr>
      <w:hyperlink w:anchor="_Toc536792044" w:history="1">
        <w:r w:rsidR="0021795E" w:rsidRPr="006B0C02">
          <w:rPr>
            <w:rStyle w:val="Hyperlink"/>
            <w:noProof/>
          </w:rPr>
          <w:t>1.2.5</w:t>
        </w:r>
        <w:r w:rsidR="0021795E">
          <w:rPr>
            <w:rFonts w:asciiTheme="minorHAnsi" w:eastAsiaTheme="minorEastAsia" w:hAnsiTheme="minorHAnsi" w:cstheme="minorBidi"/>
            <w:noProof/>
            <w:sz w:val="22"/>
            <w:szCs w:val="22"/>
          </w:rPr>
          <w:tab/>
        </w:r>
        <w:r w:rsidR="0021795E" w:rsidRPr="006B0C02">
          <w:rPr>
            <w:rStyle w:val="Hyperlink"/>
            <w:noProof/>
          </w:rPr>
          <w:t>RBUS Slave Register Interface</w:t>
        </w:r>
        <w:r w:rsidR="0021795E">
          <w:rPr>
            <w:noProof/>
            <w:webHidden/>
          </w:rPr>
          <w:tab/>
        </w:r>
        <w:r w:rsidR="0021795E">
          <w:rPr>
            <w:noProof/>
            <w:webHidden/>
          </w:rPr>
          <w:fldChar w:fldCharType="begin"/>
        </w:r>
        <w:r w:rsidR="0021795E">
          <w:rPr>
            <w:noProof/>
            <w:webHidden/>
          </w:rPr>
          <w:instrText xml:space="preserve"> PAGEREF _Toc536792044 \h </w:instrText>
        </w:r>
        <w:r w:rsidR="0021795E">
          <w:rPr>
            <w:noProof/>
            <w:webHidden/>
          </w:rPr>
        </w:r>
        <w:r w:rsidR="0021795E">
          <w:rPr>
            <w:noProof/>
            <w:webHidden/>
          </w:rPr>
          <w:fldChar w:fldCharType="separate"/>
        </w:r>
        <w:r w:rsidR="00140933">
          <w:rPr>
            <w:noProof/>
            <w:webHidden/>
          </w:rPr>
          <w:t>5</w:t>
        </w:r>
        <w:r w:rsidR="0021795E">
          <w:rPr>
            <w:noProof/>
            <w:webHidden/>
          </w:rPr>
          <w:fldChar w:fldCharType="end"/>
        </w:r>
      </w:hyperlink>
    </w:p>
    <w:p w:rsidR="0021795E" w:rsidRDefault="00755DC7" w:rsidP="005E23AE">
      <w:pPr>
        <w:pStyle w:val="TOC3"/>
        <w:spacing w:before="120"/>
        <w:rPr>
          <w:rFonts w:asciiTheme="minorHAnsi" w:eastAsiaTheme="minorEastAsia" w:hAnsiTheme="minorHAnsi" w:cstheme="minorBidi"/>
          <w:noProof/>
          <w:sz w:val="22"/>
          <w:szCs w:val="22"/>
        </w:rPr>
      </w:pPr>
      <w:hyperlink w:anchor="_Toc536792045" w:history="1">
        <w:r w:rsidR="0021795E" w:rsidRPr="006B0C02">
          <w:rPr>
            <w:rStyle w:val="Hyperlink"/>
            <w:noProof/>
          </w:rPr>
          <w:t>1.2.6</w:t>
        </w:r>
        <w:r w:rsidR="0021795E">
          <w:rPr>
            <w:rFonts w:asciiTheme="minorHAnsi" w:eastAsiaTheme="minorEastAsia" w:hAnsiTheme="minorHAnsi" w:cstheme="minorBidi"/>
            <w:noProof/>
            <w:sz w:val="22"/>
            <w:szCs w:val="22"/>
          </w:rPr>
          <w:tab/>
        </w:r>
        <w:r w:rsidR="0021795E" w:rsidRPr="006B0C02">
          <w:rPr>
            <w:rStyle w:val="Hyperlink"/>
            <w:noProof/>
          </w:rPr>
          <w:t>RBUS Master Register Interface</w:t>
        </w:r>
        <w:r w:rsidR="0021795E">
          <w:rPr>
            <w:noProof/>
            <w:webHidden/>
          </w:rPr>
          <w:tab/>
        </w:r>
        <w:r w:rsidR="0021795E">
          <w:rPr>
            <w:noProof/>
            <w:webHidden/>
          </w:rPr>
          <w:fldChar w:fldCharType="begin"/>
        </w:r>
        <w:r w:rsidR="0021795E">
          <w:rPr>
            <w:noProof/>
            <w:webHidden/>
          </w:rPr>
          <w:instrText xml:space="preserve"> PAGEREF _Toc536792045 \h </w:instrText>
        </w:r>
        <w:r w:rsidR="0021795E">
          <w:rPr>
            <w:noProof/>
            <w:webHidden/>
          </w:rPr>
        </w:r>
        <w:r w:rsidR="0021795E">
          <w:rPr>
            <w:noProof/>
            <w:webHidden/>
          </w:rPr>
          <w:fldChar w:fldCharType="separate"/>
        </w:r>
        <w:r w:rsidR="00140933">
          <w:rPr>
            <w:noProof/>
            <w:webHidden/>
          </w:rPr>
          <w:t>5</w:t>
        </w:r>
        <w:r w:rsidR="0021795E">
          <w:rPr>
            <w:noProof/>
            <w:webHidden/>
          </w:rPr>
          <w:fldChar w:fldCharType="end"/>
        </w:r>
      </w:hyperlink>
    </w:p>
    <w:p w:rsidR="0021795E" w:rsidRDefault="00755DC7">
      <w:pPr>
        <w:pStyle w:val="TOC1"/>
        <w:rPr>
          <w:rFonts w:asciiTheme="minorHAnsi" w:eastAsiaTheme="minorEastAsia" w:hAnsiTheme="minorHAnsi" w:cstheme="minorBidi"/>
          <w:sz w:val="22"/>
          <w:szCs w:val="22"/>
        </w:rPr>
      </w:pPr>
      <w:hyperlink w:anchor="_Toc536792046" w:history="1">
        <w:r w:rsidR="0021795E" w:rsidRPr="006B0C02">
          <w:rPr>
            <w:rStyle w:val="Hyperlink"/>
          </w:rPr>
          <w:t>2</w:t>
        </w:r>
        <w:r w:rsidR="0021795E">
          <w:rPr>
            <w:rFonts w:asciiTheme="minorHAnsi" w:eastAsiaTheme="minorEastAsia" w:hAnsiTheme="minorHAnsi" w:cstheme="minorBidi"/>
            <w:sz w:val="22"/>
            <w:szCs w:val="22"/>
          </w:rPr>
          <w:tab/>
        </w:r>
        <w:r w:rsidR="0021795E" w:rsidRPr="006B0C02">
          <w:rPr>
            <w:rStyle w:val="Hyperlink"/>
          </w:rPr>
          <w:t>Cryptographic Support Summary</w:t>
        </w:r>
        <w:r w:rsidR="0021795E">
          <w:rPr>
            <w:webHidden/>
          </w:rPr>
          <w:tab/>
        </w:r>
        <w:r w:rsidR="0021795E">
          <w:rPr>
            <w:webHidden/>
          </w:rPr>
          <w:fldChar w:fldCharType="begin"/>
        </w:r>
        <w:r w:rsidR="0021795E">
          <w:rPr>
            <w:webHidden/>
          </w:rPr>
          <w:instrText xml:space="preserve"> PAGEREF _Toc536792046 \h </w:instrText>
        </w:r>
        <w:r w:rsidR="0021795E">
          <w:rPr>
            <w:webHidden/>
          </w:rPr>
        </w:r>
        <w:r w:rsidR="0021795E">
          <w:rPr>
            <w:webHidden/>
          </w:rPr>
          <w:fldChar w:fldCharType="separate"/>
        </w:r>
        <w:r w:rsidR="00140933">
          <w:rPr>
            <w:webHidden/>
          </w:rPr>
          <w:t>7</w:t>
        </w:r>
        <w:r w:rsidR="0021795E">
          <w:rPr>
            <w:webHidden/>
          </w:rPr>
          <w:fldChar w:fldCharType="end"/>
        </w:r>
      </w:hyperlink>
    </w:p>
    <w:p w:rsidR="0021795E" w:rsidRDefault="00755DC7">
      <w:pPr>
        <w:pStyle w:val="TOC2"/>
        <w:tabs>
          <w:tab w:val="left" w:pos="880"/>
          <w:tab w:val="right" w:leader="dot" w:pos="9350"/>
        </w:tabs>
        <w:rPr>
          <w:rFonts w:asciiTheme="minorHAnsi" w:eastAsiaTheme="minorEastAsia" w:hAnsiTheme="minorHAnsi" w:cstheme="minorBidi"/>
          <w:noProof/>
          <w:sz w:val="22"/>
          <w:szCs w:val="22"/>
        </w:rPr>
      </w:pPr>
      <w:hyperlink w:anchor="_Toc536792047" w:history="1">
        <w:r w:rsidR="0021795E" w:rsidRPr="006B0C02">
          <w:rPr>
            <w:rStyle w:val="Hyperlink"/>
            <w:noProof/>
          </w:rPr>
          <w:t>2.1</w:t>
        </w:r>
        <w:r w:rsidR="0021795E">
          <w:rPr>
            <w:rFonts w:asciiTheme="minorHAnsi" w:eastAsiaTheme="minorEastAsia" w:hAnsiTheme="minorHAnsi" w:cstheme="minorBidi"/>
            <w:noProof/>
            <w:sz w:val="22"/>
            <w:szCs w:val="22"/>
          </w:rPr>
          <w:tab/>
        </w:r>
        <w:r w:rsidR="0021795E" w:rsidRPr="006B0C02">
          <w:rPr>
            <w:rStyle w:val="Hyperlink"/>
            <w:noProof/>
          </w:rPr>
          <w:t>Symmetric Cipher Summary</w:t>
        </w:r>
        <w:r w:rsidR="0021795E">
          <w:rPr>
            <w:noProof/>
            <w:webHidden/>
          </w:rPr>
          <w:tab/>
        </w:r>
        <w:r w:rsidR="0021795E">
          <w:rPr>
            <w:noProof/>
            <w:webHidden/>
          </w:rPr>
          <w:fldChar w:fldCharType="begin"/>
        </w:r>
        <w:r w:rsidR="0021795E">
          <w:rPr>
            <w:noProof/>
            <w:webHidden/>
          </w:rPr>
          <w:instrText xml:space="preserve"> PAGEREF _Toc536792047 \h </w:instrText>
        </w:r>
        <w:r w:rsidR="0021795E">
          <w:rPr>
            <w:noProof/>
            <w:webHidden/>
          </w:rPr>
        </w:r>
        <w:r w:rsidR="0021795E">
          <w:rPr>
            <w:noProof/>
            <w:webHidden/>
          </w:rPr>
          <w:fldChar w:fldCharType="separate"/>
        </w:r>
        <w:r w:rsidR="00140933">
          <w:rPr>
            <w:noProof/>
            <w:webHidden/>
          </w:rPr>
          <w:t>7</w:t>
        </w:r>
        <w:r w:rsidR="0021795E">
          <w:rPr>
            <w:noProof/>
            <w:webHidden/>
          </w:rPr>
          <w:fldChar w:fldCharType="end"/>
        </w:r>
      </w:hyperlink>
    </w:p>
    <w:p w:rsidR="0021795E" w:rsidRDefault="00755DC7">
      <w:pPr>
        <w:pStyle w:val="TOC2"/>
        <w:tabs>
          <w:tab w:val="left" w:pos="880"/>
          <w:tab w:val="right" w:leader="dot" w:pos="9350"/>
        </w:tabs>
        <w:rPr>
          <w:rFonts w:asciiTheme="minorHAnsi" w:eastAsiaTheme="minorEastAsia" w:hAnsiTheme="minorHAnsi" w:cstheme="minorBidi"/>
          <w:noProof/>
          <w:sz w:val="22"/>
          <w:szCs w:val="22"/>
        </w:rPr>
      </w:pPr>
      <w:hyperlink w:anchor="_Toc536792048" w:history="1">
        <w:r w:rsidR="0021795E" w:rsidRPr="006B0C02">
          <w:rPr>
            <w:rStyle w:val="Hyperlink"/>
            <w:noProof/>
          </w:rPr>
          <w:t>2.2</w:t>
        </w:r>
        <w:r w:rsidR="0021795E">
          <w:rPr>
            <w:rFonts w:asciiTheme="minorHAnsi" w:eastAsiaTheme="minorEastAsia" w:hAnsiTheme="minorHAnsi" w:cstheme="minorBidi"/>
            <w:noProof/>
            <w:sz w:val="22"/>
            <w:szCs w:val="22"/>
          </w:rPr>
          <w:tab/>
        </w:r>
        <w:r w:rsidR="0021795E" w:rsidRPr="006B0C02">
          <w:rPr>
            <w:rStyle w:val="Hyperlink"/>
            <w:noProof/>
          </w:rPr>
          <w:t>Hash Summary</w:t>
        </w:r>
        <w:r w:rsidR="0021795E">
          <w:rPr>
            <w:noProof/>
            <w:webHidden/>
          </w:rPr>
          <w:tab/>
        </w:r>
        <w:r w:rsidR="0021795E">
          <w:rPr>
            <w:noProof/>
            <w:webHidden/>
          </w:rPr>
          <w:fldChar w:fldCharType="begin"/>
        </w:r>
        <w:r w:rsidR="0021795E">
          <w:rPr>
            <w:noProof/>
            <w:webHidden/>
          </w:rPr>
          <w:instrText xml:space="preserve"> PAGEREF _Toc536792048 \h </w:instrText>
        </w:r>
        <w:r w:rsidR="0021795E">
          <w:rPr>
            <w:noProof/>
            <w:webHidden/>
          </w:rPr>
        </w:r>
        <w:r w:rsidR="0021795E">
          <w:rPr>
            <w:noProof/>
            <w:webHidden/>
          </w:rPr>
          <w:fldChar w:fldCharType="separate"/>
        </w:r>
        <w:r w:rsidR="00140933">
          <w:rPr>
            <w:noProof/>
            <w:webHidden/>
          </w:rPr>
          <w:t>7</w:t>
        </w:r>
        <w:r w:rsidR="0021795E">
          <w:rPr>
            <w:noProof/>
            <w:webHidden/>
          </w:rPr>
          <w:fldChar w:fldCharType="end"/>
        </w:r>
      </w:hyperlink>
    </w:p>
    <w:p w:rsidR="0021795E" w:rsidRDefault="00755DC7">
      <w:pPr>
        <w:pStyle w:val="TOC2"/>
        <w:tabs>
          <w:tab w:val="left" w:pos="880"/>
          <w:tab w:val="right" w:leader="dot" w:pos="9350"/>
        </w:tabs>
        <w:rPr>
          <w:rFonts w:asciiTheme="minorHAnsi" w:eastAsiaTheme="minorEastAsia" w:hAnsiTheme="minorHAnsi" w:cstheme="minorBidi"/>
          <w:noProof/>
          <w:sz w:val="22"/>
          <w:szCs w:val="22"/>
        </w:rPr>
      </w:pPr>
      <w:hyperlink w:anchor="_Toc536792049" w:history="1">
        <w:r w:rsidR="0021795E" w:rsidRPr="006B0C02">
          <w:rPr>
            <w:rStyle w:val="Hyperlink"/>
            <w:noProof/>
          </w:rPr>
          <w:t>2.3</w:t>
        </w:r>
        <w:r w:rsidR="0021795E">
          <w:rPr>
            <w:rFonts w:asciiTheme="minorHAnsi" w:eastAsiaTheme="minorEastAsia" w:hAnsiTheme="minorHAnsi" w:cstheme="minorBidi"/>
            <w:noProof/>
            <w:sz w:val="22"/>
            <w:szCs w:val="22"/>
          </w:rPr>
          <w:tab/>
        </w:r>
        <w:r w:rsidR="0021795E" w:rsidRPr="006B0C02">
          <w:rPr>
            <w:rStyle w:val="Hyperlink"/>
            <w:noProof/>
          </w:rPr>
          <w:t>Deterministic Random Number Generator (DRNG)</w:t>
        </w:r>
        <w:r w:rsidR="0021795E">
          <w:rPr>
            <w:noProof/>
            <w:webHidden/>
          </w:rPr>
          <w:tab/>
        </w:r>
        <w:r w:rsidR="0021795E">
          <w:rPr>
            <w:noProof/>
            <w:webHidden/>
          </w:rPr>
          <w:fldChar w:fldCharType="begin"/>
        </w:r>
        <w:r w:rsidR="0021795E">
          <w:rPr>
            <w:noProof/>
            <w:webHidden/>
          </w:rPr>
          <w:instrText xml:space="preserve"> PAGEREF _Toc536792049 \h </w:instrText>
        </w:r>
        <w:r w:rsidR="0021795E">
          <w:rPr>
            <w:noProof/>
            <w:webHidden/>
          </w:rPr>
        </w:r>
        <w:r w:rsidR="0021795E">
          <w:rPr>
            <w:noProof/>
            <w:webHidden/>
          </w:rPr>
          <w:fldChar w:fldCharType="separate"/>
        </w:r>
        <w:r w:rsidR="00140933">
          <w:rPr>
            <w:noProof/>
            <w:webHidden/>
          </w:rPr>
          <w:t>7</w:t>
        </w:r>
        <w:r w:rsidR="0021795E">
          <w:rPr>
            <w:noProof/>
            <w:webHidden/>
          </w:rPr>
          <w:fldChar w:fldCharType="end"/>
        </w:r>
      </w:hyperlink>
    </w:p>
    <w:p w:rsidR="0021795E" w:rsidRDefault="00755DC7">
      <w:pPr>
        <w:pStyle w:val="TOC1"/>
        <w:rPr>
          <w:rFonts w:asciiTheme="minorHAnsi" w:eastAsiaTheme="minorEastAsia" w:hAnsiTheme="minorHAnsi" w:cstheme="minorBidi"/>
          <w:sz w:val="22"/>
          <w:szCs w:val="22"/>
        </w:rPr>
      </w:pPr>
      <w:hyperlink w:anchor="_Toc536792050" w:history="1">
        <w:r w:rsidR="0021795E" w:rsidRPr="006B0C02">
          <w:rPr>
            <w:rStyle w:val="Hyperlink"/>
          </w:rPr>
          <w:t>3</w:t>
        </w:r>
        <w:r w:rsidR="0021795E">
          <w:rPr>
            <w:rFonts w:asciiTheme="minorHAnsi" w:eastAsiaTheme="minorEastAsia" w:hAnsiTheme="minorHAnsi" w:cstheme="minorBidi"/>
            <w:sz w:val="22"/>
            <w:szCs w:val="22"/>
          </w:rPr>
          <w:tab/>
        </w:r>
        <w:r w:rsidR="0021795E" w:rsidRPr="006B0C02">
          <w:rPr>
            <w:rStyle w:val="Hyperlink"/>
          </w:rPr>
          <w:t>Header Formats</w:t>
        </w:r>
        <w:r w:rsidR="0021795E">
          <w:rPr>
            <w:webHidden/>
          </w:rPr>
          <w:tab/>
        </w:r>
        <w:r w:rsidR="0021795E">
          <w:rPr>
            <w:webHidden/>
          </w:rPr>
          <w:fldChar w:fldCharType="begin"/>
        </w:r>
        <w:r w:rsidR="0021795E">
          <w:rPr>
            <w:webHidden/>
          </w:rPr>
          <w:instrText xml:space="preserve"> PAGEREF _Toc536792050 \h </w:instrText>
        </w:r>
        <w:r w:rsidR="0021795E">
          <w:rPr>
            <w:webHidden/>
          </w:rPr>
        </w:r>
        <w:r w:rsidR="0021795E">
          <w:rPr>
            <w:webHidden/>
          </w:rPr>
          <w:fldChar w:fldCharType="separate"/>
        </w:r>
        <w:r w:rsidR="00140933">
          <w:rPr>
            <w:webHidden/>
          </w:rPr>
          <w:t>9</w:t>
        </w:r>
        <w:r w:rsidR="0021795E">
          <w:rPr>
            <w:webHidden/>
          </w:rPr>
          <w:fldChar w:fldCharType="end"/>
        </w:r>
      </w:hyperlink>
    </w:p>
    <w:p w:rsidR="0021795E" w:rsidRDefault="00755DC7">
      <w:pPr>
        <w:pStyle w:val="TOC2"/>
        <w:tabs>
          <w:tab w:val="left" w:pos="880"/>
          <w:tab w:val="right" w:leader="dot" w:pos="9350"/>
        </w:tabs>
        <w:rPr>
          <w:rFonts w:asciiTheme="minorHAnsi" w:eastAsiaTheme="minorEastAsia" w:hAnsiTheme="minorHAnsi" w:cstheme="minorBidi"/>
          <w:noProof/>
          <w:sz w:val="22"/>
          <w:szCs w:val="22"/>
        </w:rPr>
      </w:pPr>
      <w:hyperlink w:anchor="_Toc536792051" w:history="1">
        <w:r w:rsidR="0021795E" w:rsidRPr="006B0C02">
          <w:rPr>
            <w:rStyle w:val="Hyperlink"/>
            <w:noProof/>
          </w:rPr>
          <w:t>3.1</w:t>
        </w:r>
        <w:r w:rsidR="0021795E">
          <w:rPr>
            <w:rFonts w:asciiTheme="minorHAnsi" w:eastAsiaTheme="minorEastAsia" w:hAnsiTheme="minorHAnsi" w:cstheme="minorBidi"/>
            <w:noProof/>
            <w:sz w:val="22"/>
            <w:szCs w:val="22"/>
          </w:rPr>
          <w:tab/>
        </w:r>
        <w:r w:rsidR="0021795E" w:rsidRPr="006B0C02">
          <w:rPr>
            <w:rStyle w:val="Hyperlink"/>
            <w:noProof/>
          </w:rPr>
          <w:t>CMD TLV</w:t>
        </w:r>
        <w:r w:rsidR="0021795E">
          <w:rPr>
            <w:noProof/>
            <w:webHidden/>
          </w:rPr>
          <w:tab/>
        </w:r>
        <w:r w:rsidR="0021795E">
          <w:rPr>
            <w:noProof/>
            <w:webHidden/>
          </w:rPr>
          <w:fldChar w:fldCharType="begin"/>
        </w:r>
        <w:r w:rsidR="0021795E">
          <w:rPr>
            <w:noProof/>
            <w:webHidden/>
          </w:rPr>
          <w:instrText xml:space="preserve"> PAGEREF _Toc536792051 \h </w:instrText>
        </w:r>
        <w:r w:rsidR="0021795E">
          <w:rPr>
            <w:noProof/>
            <w:webHidden/>
          </w:rPr>
        </w:r>
        <w:r w:rsidR="0021795E">
          <w:rPr>
            <w:noProof/>
            <w:webHidden/>
          </w:rPr>
          <w:fldChar w:fldCharType="separate"/>
        </w:r>
        <w:r w:rsidR="00140933">
          <w:rPr>
            <w:noProof/>
            <w:webHidden/>
          </w:rPr>
          <w:t>10</w:t>
        </w:r>
        <w:r w:rsidR="0021795E">
          <w:rPr>
            <w:noProof/>
            <w:webHidden/>
          </w:rPr>
          <w:fldChar w:fldCharType="end"/>
        </w:r>
      </w:hyperlink>
    </w:p>
    <w:p w:rsidR="0021795E" w:rsidRDefault="00755DC7" w:rsidP="005E23AE">
      <w:pPr>
        <w:pStyle w:val="TOC3"/>
        <w:spacing w:before="120"/>
        <w:rPr>
          <w:rFonts w:asciiTheme="minorHAnsi" w:eastAsiaTheme="minorEastAsia" w:hAnsiTheme="minorHAnsi" w:cstheme="minorBidi"/>
          <w:noProof/>
          <w:sz w:val="22"/>
          <w:szCs w:val="22"/>
        </w:rPr>
      </w:pPr>
      <w:hyperlink w:anchor="_Toc536792052" w:history="1">
        <w:r w:rsidR="0021795E" w:rsidRPr="006B0C02">
          <w:rPr>
            <w:rStyle w:val="Hyperlink"/>
            <w:noProof/>
          </w:rPr>
          <w:t>3.1.1</w:t>
        </w:r>
        <w:r w:rsidR="0021795E">
          <w:rPr>
            <w:rFonts w:asciiTheme="minorHAnsi" w:eastAsiaTheme="minorEastAsia" w:hAnsiTheme="minorHAnsi" w:cstheme="minorBidi"/>
            <w:noProof/>
            <w:sz w:val="22"/>
            <w:szCs w:val="22"/>
          </w:rPr>
          <w:tab/>
        </w:r>
        <w:r w:rsidR="0021795E" w:rsidRPr="006B0C02">
          <w:rPr>
            <w:rStyle w:val="Hyperlink"/>
            <w:noProof/>
          </w:rPr>
          <w:t>Word 0</w:t>
        </w:r>
        <w:r w:rsidR="0021795E">
          <w:rPr>
            <w:noProof/>
            <w:webHidden/>
          </w:rPr>
          <w:tab/>
        </w:r>
        <w:r w:rsidR="0021795E">
          <w:rPr>
            <w:noProof/>
            <w:webHidden/>
          </w:rPr>
          <w:fldChar w:fldCharType="begin"/>
        </w:r>
        <w:r w:rsidR="0021795E">
          <w:rPr>
            <w:noProof/>
            <w:webHidden/>
          </w:rPr>
          <w:instrText xml:space="preserve"> PAGEREF _Toc536792052 \h </w:instrText>
        </w:r>
        <w:r w:rsidR="0021795E">
          <w:rPr>
            <w:noProof/>
            <w:webHidden/>
          </w:rPr>
        </w:r>
        <w:r w:rsidR="0021795E">
          <w:rPr>
            <w:noProof/>
            <w:webHidden/>
          </w:rPr>
          <w:fldChar w:fldCharType="separate"/>
        </w:r>
        <w:r w:rsidR="00140933">
          <w:rPr>
            <w:noProof/>
            <w:webHidden/>
          </w:rPr>
          <w:t>10</w:t>
        </w:r>
        <w:r w:rsidR="0021795E">
          <w:rPr>
            <w:noProof/>
            <w:webHidden/>
          </w:rPr>
          <w:fldChar w:fldCharType="end"/>
        </w:r>
      </w:hyperlink>
    </w:p>
    <w:p w:rsidR="0021795E" w:rsidRDefault="00755DC7" w:rsidP="005E23AE">
      <w:pPr>
        <w:pStyle w:val="TOC3"/>
        <w:spacing w:before="120"/>
        <w:rPr>
          <w:rFonts w:asciiTheme="minorHAnsi" w:eastAsiaTheme="minorEastAsia" w:hAnsiTheme="minorHAnsi" w:cstheme="minorBidi"/>
          <w:noProof/>
          <w:sz w:val="22"/>
          <w:szCs w:val="22"/>
        </w:rPr>
      </w:pPr>
      <w:hyperlink w:anchor="_Toc536792053" w:history="1">
        <w:r w:rsidR="0021795E" w:rsidRPr="006B0C02">
          <w:rPr>
            <w:rStyle w:val="Hyperlink"/>
            <w:noProof/>
          </w:rPr>
          <w:t>3.1.2</w:t>
        </w:r>
        <w:r w:rsidR="0021795E">
          <w:rPr>
            <w:rFonts w:asciiTheme="minorHAnsi" w:eastAsiaTheme="minorEastAsia" w:hAnsiTheme="minorHAnsi" w:cstheme="minorBidi"/>
            <w:noProof/>
            <w:sz w:val="22"/>
            <w:szCs w:val="22"/>
          </w:rPr>
          <w:tab/>
        </w:r>
        <w:r w:rsidR="0021795E" w:rsidRPr="006B0C02">
          <w:rPr>
            <w:rStyle w:val="Hyperlink"/>
            <w:noProof/>
          </w:rPr>
          <w:t>Word 1</w:t>
        </w:r>
        <w:r w:rsidR="0021795E">
          <w:rPr>
            <w:noProof/>
            <w:webHidden/>
          </w:rPr>
          <w:tab/>
        </w:r>
        <w:r w:rsidR="0021795E">
          <w:rPr>
            <w:noProof/>
            <w:webHidden/>
          </w:rPr>
          <w:fldChar w:fldCharType="begin"/>
        </w:r>
        <w:r w:rsidR="0021795E">
          <w:rPr>
            <w:noProof/>
            <w:webHidden/>
          </w:rPr>
          <w:instrText xml:space="preserve"> PAGEREF _Toc536792053 \h </w:instrText>
        </w:r>
        <w:r w:rsidR="0021795E">
          <w:rPr>
            <w:noProof/>
            <w:webHidden/>
          </w:rPr>
        </w:r>
        <w:r w:rsidR="0021795E">
          <w:rPr>
            <w:noProof/>
            <w:webHidden/>
          </w:rPr>
          <w:fldChar w:fldCharType="separate"/>
        </w:r>
        <w:r w:rsidR="00140933">
          <w:rPr>
            <w:noProof/>
            <w:webHidden/>
          </w:rPr>
          <w:t>10</w:t>
        </w:r>
        <w:r w:rsidR="0021795E">
          <w:rPr>
            <w:noProof/>
            <w:webHidden/>
          </w:rPr>
          <w:fldChar w:fldCharType="end"/>
        </w:r>
      </w:hyperlink>
    </w:p>
    <w:p w:rsidR="0021795E" w:rsidRDefault="00755DC7" w:rsidP="005E23AE">
      <w:pPr>
        <w:pStyle w:val="TOC3"/>
        <w:spacing w:before="120"/>
        <w:rPr>
          <w:rFonts w:asciiTheme="minorHAnsi" w:eastAsiaTheme="minorEastAsia" w:hAnsiTheme="minorHAnsi" w:cstheme="minorBidi"/>
          <w:noProof/>
          <w:sz w:val="22"/>
          <w:szCs w:val="22"/>
        </w:rPr>
      </w:pPr>
      <w:hyperlink w:anchor="_Toc536792054" w:history="1">
        <w:r w:rsidR="0021795E" w:rsidRPr="006B0C02">
          <w:rPr>
            <w:rStyle w:val="Hyperlink"/>
            <w:noProof/>
          </w:rPr>
          <w:t>3.1.3</w:t>
        </w:r>
        <w:r w:rsidR="0021795E">
          <w:rPr>
            <w:rFonts w:asciiTheme="minorHAnsi" w:eastAsiaTheme="minorEastAsia" w:hAnsiTheme="minorHAnsi" w:cstheme="minorBidi"/>
            <w:noProof/>
            <w:sz w:val="22"/>
            <w:szCs w:val="22"/>
          </w:rPr>
          <w:tab/>
        </w:r>
        <w:r w:rsidR="0021795E" w:rsidRPr="006B0C02">
          <w:rPr>
            <w:rStyle w:val="Hyperlink"/>
            <w:noProof/>
          </w:rPr>
          <w:t>Word 2</w:t>
        </w:r>
        <w:r w:rsidR="0021795E">
          <w:rPr>
            <w:noProof/>
            <w:webHidden/>
          </w:rPr>
          <w:tab/>
        </w:r>
        <w:r w:rsidR="0021795E">
          <w:rPr>
            <w:noProof/>
            <w:webHidden/>
          </w:rPr>
          <w:fldChar w:fldCharType="begin"/>
        </w:r>
        <w:r w:rsidR="0021795E">
          <w:rPr>
            <w:noProof/>
            <w:webHidden/>
          </w:rPr>
          <w:instrText xml:space="preserve"> PAGEREF _Toc536792054 \h </w:instrText>
        </w:r>
        <w:r w:rsidR="0021795E">
          <w:rPr>
            <w:noProof/>
            <w:webHidden/>
          </w:rPr>
        </w:r>
        <w:r w:rsidR="0021795E">
          <w:rPr>
            <w:noProof/>
            <w:webHidden/>
          </w:rPr>
          <w:fldChar w:fldCharType="separate"/>
        </w:r>
        <w:r w:rsidR="00140933">
          <w:rPr>
            <w:noProof/>
            <w:webHidden/>
          </w:rPr>
          <w:t>11</w:t>
        </w:r>
        <w:r w:rsidR="0021795E">
          <w:rPr>
            <w:noProof/>
            <w:webHidden/>
          </w:rPr>
          <w:fldChar w:fldCharType="end"/>
        </w:r>
      </w:hyperlink>
    </w:p>
    <w:p w:rsidR="0021795E" w:rsidRDefault="00755DC7">
      <w:pPr>
        <w:pStyle w:val="TOC2"/>
        <w:tabs>
          <w:tab w:val="left" w:pos="880"/>
          <w:tab w:val="right" w:leader="dot" w:pos="9350"/>
        </w:tabs>
        <w:rPr>
          <w:rFonts w:asciiTheme="minorHAnsi" w:eastAsiaTheme="minorEastAsia" w:hAnsiTheme="minorHAnsi" w:cstheme="minorBidi"/>
          <w:noProof/>
          <w:sz w:val="22"/>
          <w:szCs w:val="22"/>
        </w:rPr>
      </w:pPr>
      <w:hyperlink w:anchor="_Toc536792055" w:history="1">
        <w:r w:rsidR="0021795E" w:rsidRPr="006B0C02">
          <w:rPr>
            <w:rStyle w:val="Hyperlink"/>
            <w:noProof/>
          </w:rPr>
          <w:t>3.2</w:t>
        </w:r>
        <w:r w:rsidR="0021795E">
          <w:rPr>
            <w:rFonts w:asciiTheme="minorHAnsi" w:eastAsiaTheme="minorEastAsia" w:hAnsiTheme="minorHAnsi" w:cstheme="minorBidi"/>
            <w:noProof/>
            <w:sz w:val="22"/>
            <w:szCs w:val="22"/>
          </w:rPr>
          <w:tab/>
        </w:r>
        <w:r w:rsidR="0021795E" w:rsidRPr="006B0C02">
          <w:rPr>
            <w:rStyle w:val="Hyperlink"/>
            <w:noProof/>
          </w:rPr>
          <w:t>Key TLV</w:t>
        </w:r>
        <w:r w:rsidR="0021795E">
          <w:rPr>
            <w:noProof/>
            <w:webHidden/>
          </w:rPr>
          <w:tab/>
        </w:r>
        <w:r w:rsidR="0021795E">
          <w:rPr>
            <w:noProof/>
            <w:webHidden/>
          </w:rPr>
          <w:fldChar w:fldCharType="begin"/>
        </w:r>
        <w:r w:rsidR="0021795E">
          <w:rPr>
            <w:noProof/>
            <w:webHidden/>
          </w:rPr>
          <w:instrText xml:space="preserve"> PAGEREF _Toc536792055 \h </w:instrText>
        </w:r>
        <w:r w:rsidR="0021795E">
          <w:rPr>
            <w:noProof/>
            <w:webHidden/>
          </w:rPr>
        </w:r>
        <w:r w:rsidR="0021795E">
          <w:rPr>
            <w:noProof/>
            <w:webHidden/>
          </w:rPr>
          <w:fldChar w:fldCharType="separate"/>
        </w:r>
        <w:r w:rsidR="00140933">
          <w:rPr>
            <w:noProof/>
            <w:webHidden/>
          </w:rPr>
          <w:t>12</w:t>
        </w:r>
        <w:r w:rsidR="0021795E">
          <w:rPr>
            <w:noProof/>
            <w:webHidden/>
          </w:rPr>
          <w:fldChar w:fldCharType="end"/>
        </w:r>
      </w:hyperlink>
    </w:p>
    <w:p w:rsidR="0021795E" w:rsidRDefault="00755DC7" w:rsidP="005E23AE">
      <w:pPr>
        <w:pStyle w:val="TOC3"/>
        <w:spacing w:before="120"/>
        <w:rPr>
          <w:rFonts w:asciiTheme="minorHAnsi" w:eastAsiaTheme="minorEastAsia" w:hAnsiTheme="minorHAnsi" w:cstheme="minorBidi"/>
          <w:noProof/>
          <w:sz w:val="22"/>
          <w:szCs w:val="22"/>
        </w:rPr>
      </w:pPr>
      <w:hyperlink w:anchor="_Toc536792056" w:history="1">
        <w:r w:rsidR="0021795E" w:rsidRPr="006B0C02">
          <w:rPr>
            <w:rStyle w:val="Hyperlink"/>
            <w:noProof/>
          </w:rPr>
          <w:t>3.2.1</w:t>
        </w:r>
        <w:r w:rsidR="0021795E">
          <w:rPr>
            <w:rFonts w:asciiTheme="minorHAnsi" w:eastAsiaTheme="minorEastAsia" w:hAnsiTheme="minorHAnsi" w:cstheme="minorBidi"/>
            <w:noProof/>
            <w:sz w:val="22"/>
            <w:szCs w:val="22"/>
          </w:rPr>
          <w:tab/>
        </w:r>
        <w:r w:rsidR="0021795E" w:rsidRPr="006B0C02">
          <w:rPr>
            <w:rStyle w:val="Hyperlink"/>
            <w:noProof/>
          </w:rPr>
          <w:t>Word 0</w:t>
        </w:r>
        <w:r w:rsidR="0021795E">
          <w:rPr>
            <w:noProof/>
            <w:webHidden/>
          </w:rPr>
          <w:tab/>
        </w:r>
        <w:r w:rsidR="0021795E">
          <w:rPr>
            <w:noProof/>
            <w:webHidden/>
          </w:rPr>
          <w:fldChar w:fldCharType="begin"/>
        </w:r>
        <w:r w:rsidR="0021795E">
          <w:rPr>
            <w:noProof/>
            <w:webHidden/>
          </w:rPr>
          <w:instrText xml:space="preserve"> PAGEREF _Toc536792056 \h </w:instrText>
        </w:r>
        <w:r w:rsidR="0021795E">
          <w:rPr>
            <w:noProof/>
            <w:webHidden/>
          </w:rPr>
        </w:r>
        <w:r w:rsidR="0021795E">
          <w:rPr>
            <w:noProof/>
            <w:webHidden/>
          </w:rPr>
          <w:fldChar w:fldCharType="separate"/>
        </w:r>
        <w:r w:rsidR="00140933">
          <w:rPr>
            <w:noProof/>
            <w:webHidden/>
          </w:rPr>
          <w:t>12</w:t>
        </w:r>
        <w:r w:rsidR="0021795E">
          <w:rPr>
            <w:noProof/>
            <w:webHidden/>
          </w:rPr>
          <w:fldChar w:fldCharType="end"/>
        </w:r>
      </w:hyperlink>
    </w:p>
    <w:p w:rsidR="0021795E" w:rsidRDefault="00755DC7" w:rsidP="005E23AE">
      <w:pPr>
        <w:pStyle w:val="TOC3"/>
        <w:spacing w:before="120"/>
        <w:rPr>
          <w:rFonts w:asciiTheme="minorHAnsi" w:eastAsiaTheme="minorEastAsia" w:hAnsiTheme="minorHAnsi" w:cstheme="minorBidi"/>
          <w:noProof/>
          <w:sz w:val="22"/>
          <w:szCs w:val="22"/>
        </w:rPr>
      </w:pPr>
      <w:hyperlink w:anchor="_Toc536792057" w:history="1">
        <w:r w:rsidR="0021795E" w:rsidRPr="006B0C02">
          <w:rPr>
            <w:rStyle w:val="Hyperlink"/>
            <w:noProof/>
          </w:rPr>
          <w:t>3.2.2</w:t>
        </w:r>
        <w:r w:rsidR="0021795E">
          <w:rPr>
            <w:rFonts w:asciiTheme="minorHAnsi" w:eastAsiaTheme="minorEastAsia" w:hAnsiTheme="minorHAnsi" w:cstheme="minorBidi"/>
            <w:noProof/>
            <w:sz w:val="22"/>
            <w:szCs w:val="22"/>
          </w:rPr>
          <w:tab/>
        </w:r>
        <w:r w:rsidR="0021795E" w:rsidRPr="006B0C02">
          <w:rPr>
            <w:rStyle w:val="Hyperlink"/>
            <w:noProof/>
          </w:rPr>
          <w:t>Later Words</w:t>
        </w:r>
        <w:r w:rsidR="0021795E">
          <w:rPr>
            <w:noProof/>
            <w:webHidden/>
          </w:rPr>
          <w:tab/>
        </w:r>
        <w:r w:rsidR="0021795E">
          <w:rPr>
            <w:noProof/>
            <w:webHidden/>
          </w:rPr>
          <w:fldChar w:fldCharType="begin"/>
        </w:r>
        <w:r w:rsidR="0021795E">
          <w:rPr>
            <w:noProof/>
            <w:webHidden/>
          </w:rPr>
          <w:instrText xml:space="preserve"> PAGEREF _Toc536792057 \h </w:instrText>
        </w:r>
        <w:r w:rsidR="0021795E">
          <w:rPr>
            <w:noProof/>
            <w:webHidden/>
          </w:rPr>
        </w:r>
        <w:r w:rsidR="0021795E">
          <w:rPr>
            <w:noProof/>
            <w:webHidden/>
          </w:rPr>
          <w:fldChar w:fldCharType="separate"/>
        </w:r>
        <w:r w:rsidR="00140933">
          <w:rPr>
            <w:noProof/>
            <w:webHidden/>
          </w:rPr>
          <w:t>13</w:t>
        </w:r>
        <w:r w:rsidR="0021795E">
          <w:rPr>
            <w:noProof/>
            <w:webHidden/>
          </w:rPr>
          <w:fldChar w:fldCharType="end"/>
        </w:r>
      </w:hyperlink>
    </w:p>
    <w:p w:rsidR="0021795E" w:rsidRDefault="00755DC7">
      <w:pPr>
        <w:pStyle w:val="TOC2"/>
        <w:tabs>
          <w:tab w:val="left" w:pos="880"/>
          <w:tab w:val="right" w:leader="dot" w:pos="9350"/>
        </w:tabs>
        <w:rPr>
          <w:rFonts w:asciiTheme="minorHAnsi" w:eastAsiaTheme="minorEastAsia" w:hAnsiTheme="minorHAnsi" w:cstheme="minorBidi"/>
          <w:noProof/>
          <w:sz w:val="22"/>
          <w:szCs w:val="22"/>
        </w:rPr>
      </w:pPr>
      <w:hyperlink w:anchor="_Toc536792058" w:history="1">
        <w:r w:rsidR="0021795E" w:rsidRPr="006B0C02">
          <w:rPr>
            <w:rStyle w:val="Hyperlink"/>
            <w:noProof/>
          </w:rPr>
          <w:t>3.3</w:t>
        </w:r>
        <w:r w:rsidR="0021795E">
          <w:rPr>
            <w:rFonts w:asciiTheme="minorHAnsi" w:eastAsiaTheme="minorEastAsia" w:hAnsiTheme="minorHAnsi" w:cstheme="minorBidi"/>
            <w:noProof/>
            <w:sz w:val="22"/>
            <w:szCs w:val="22"/>
          </w:rPr>
          <w:tab/>
        </w:r>
        <w:r w:rsidR="0021795E" w:rsidRPr="006B0C02">
          <w:rPr>
            <w:rStyle w:val="Hyperlink"/>
            <w:noProof/>
          </w:rPr>
          <w:t>FRMD TLV</w:t>
        </w:r>
        <w:r w:rsidR="0021795E">
          <w:rPr>
            <w:noProof/>
            <w:webHidden/>
          </w:rPr>
          <w:tab/>
        </w:r>
        <w:r w:rsidR="0021795E">
          <w:rPr>
            <w:noProof/>
            <w:webHidden/>
          </w:rPr>
          <w:fldChar w:fldCharType="begin"/>
        </w:r>
        <w:r w:rsidR="0021795E">
          <w:rPr>
            <w:noProof/>
            <w:webHidden/>
          </w:rPr>
          <w:instrText xml:space="preserve"> PAGEREF _Toc536792058 \h </w:instrText>
        </w:r>
        <w:r w:rsidR="0021795E">
          <w:rPr>
            <w:noProof/>
            <w:webHidden/>
          </w:rPr>
        </w:r>
        <w:r w:rsidR="0021795E">
          <w:rPr>
            <w:noProof/>
            <w:webHidden/>
          </w:rPr>
          <w:fldChar w:fldCharType="separate"/>
        </w:r>
        <w:r w:rsidR="00140933">
          <w:rPr>
            <w:noProof/>
            <w:webHidden/>
          </w:rPr>
          <w:t>13</w:t>
        </w:r>
        <w:r w:rsidR="0021795E">
          <w:rPr>
            <w:noProof/>
            <w:webHidden/>
          </w:rPr>
          <w:fldChar w:fldCharType="end"/>
        </w:r>
      </w:hyperlink>
    </w:p>
    <w:p w:rsidR="0021795E" w:rsidRDefault="00755DC7" w:rsidP="005E23AE">
      <w:pPr>
        <w:pStyle w:val="TOC3"/>
        <w:spacing w:before="120"/>
        <w:rPr>
          <w:rFonts w:asciiTheme="minorHAnsi" w:eastAsiaTheme="minorEastAsia" w:hAnsiTheme="minorHAnsi" w:cstheme="minorBidi"/>
          <w:noProof/>
          <w:sz w:val="22"/>
          <w:szCs w:val="22"/>
        </w:rPr>
      </w:pPr>
      <w:hyperlink w:anchor="_Toc536792059" w:history="1">
        <w:r w:rsidR="0021795E" w:rsidRPr="006B0C02">
          <w:rPr>
            <w:rStyle w:val="Hyperlink"/>
            <w:noProof/>
          </w:rPr>
          <w:t>3.3.1</w:t>
        </w:r>
        <w:r w:rsidR="0021795E">
          <w:rPr>
            <w:rFonts w:asciiTheme="minorHAnsi" w:eastAsiaTheme="minorEastAsia" w:hAnsiTheme="minorHAnsi" w:cstheme="minorBidi"/>
            <w:noProof/>
            <w:sz w:val="22"/>
            <w:szCs w:val="22"/>
          </w:rPr>
          <w:tab/>
        </w:r>
        <w:r w:rsidR="0021795E" w:rsidRPr="006B0C02">
          <w:rPr>
            <w:rStyle w:val="Hyperlink"/>
            <w:noProof/>
          </w:rPr>
          <w:t>FRMD_USER_VM TLV</w:t>
        </w:r>
        <w:r w:rsidR="0021795E">
          <w:rPr>
            <w:noProof/>
            <w:webHidden/>
          </w:rPr>
          <w:tab/>
        </w:r>
        <w:r w:rsidR="0021795E">
          <w:rPr>
            <w:noProof/>
            <w:webHidden/>
          </w:rPr>
          <w:fldChar w:fldCharType="begin"/>
        </w:r>
        <w:r w:rsidR="0021795E">
          <w:rPr>
            <w:noProof/>
            <w:webHidden/>
          </w:rPr>
          <w:instrText xml:space="preserve"> PAGEREF _Toc536792059 \h </w:instrText>
        </w:r>
        <w:r w:rsidR="0021795E">
          <w:rPr>
            <w:noProof/>
            <w:webHidden/>
          </w:rPr>
        </w:r>
        <w:r w:rsidR="0021795E">
          <w:rPr>
            <w:noProof/>
            <w:webHidden/>
          </w:rPr>
          <w:fldChar w:fldCharType="separate"/>
        </w:r>
        <w:r w:rsidR="00140933">
          <w:rPr>
            <w:noProof/>
            <w:webHidden/>
          </w:rPr>
          <w:t>14</w:t>
        </w:r>
        <w:r w:rsidR="0021795E">
          <w:rPr>
            <w:noProof/>
            <w:webHidden/>
          </w:rPr>
          <w:fldChar w:fldCharType="end"/>
        </w:r>
      </w:hyperlink>
    </w:p>
    <w:p w:rsidR="0021795E" w:rsidRDefault="00755DC7" w:rsidP="005E23AE">
      <w:pPr>
        <w:pStyle w:val="TOC3"/>
        <w:spacing w:before="120"/>
        <w:rPr>
          <w:rFonts w:asciiTheme="minorHAnsi" w:eastAsiaTheme="minorEastAsia" w:hAnsiTheme="minorHAnsi" w:cstheme="minorBidi"/>
          <w:noProof/>
          <w:sz w:val="22"/>
          <w:szCs w:val="22"/>
        </w:rPr>
      </w:pPr>
      <w:hyperlink w:anchor="_Toc536792060" w:history="1">
        <w:r w:rsidR="0021795E" w:rsidRPr="006B0C02">
          <w:rPr>
            <w:rStyle w:val="Hyperlink"/>
            <w:noProof/>
          </w:rPr>
          <w:t>3.3.2</w:t>
        </w:r>
        <w:r w:rsidR="0021795E">
          <w:rPr>
            <w:rFonts w:asciiTheme="minorHAnsi" w:eastAsiaTheme="minorEastAsia" w:hAnsiTheme="minorHAnsi" w:cstheme="minorBidi"/>
            <w:noProof/>
            <w:sz w:val="22"/>
            <w:szCs w:val="22"/>
          </w:rPr>
          <w:tab/>
        </w:r>
        <w:r w:rsidR="0021795E" w:rsidRPr="006B0C02">
          <w:rPr>
            <w:rStyle w:val="Hyperlink"/>
            <w:noProof/>
          </w:rPr>
          <w:t>FRMD_INT_APP TLV</w:t>
        </w:r>
        <w:r w:rsidR="0021795E">
          <w:rPr>
            <w:noProof/>
            <w:webHidden/>
          </w:rPr>
          <w:tab/>
        </w:r>
        <w:r w:rsidR="0021795E">
          <w:rPr>
            <w:noProof/>
            <w:webHidden/>
          </w:rPr>
          <w:fldChar w:fldCharType="begin"/>
        </w:r>
        <w:r w:rsidR="0021795E">
          <w:rPr>
            <w:noProof/>
            <w:webHidden/>
          </w:rPr>
          <w:instrText xml:space="preserve"> PAGEREF _Toc536792060 \h </w:instrText>
        </w:r>
        <w:r w:rsidR="0021795E">
          <w:rPr>
            <w:noProof/>
            <w:webHidden/>
          </w:rPr>
        </w:r>
        <w:r w:rsidR="0021795E">
          <w:rPr>
            <w:noProof/>
            <w:webHidden/>
          </w:rPr>
          <w:fldChar w:fldCharType="separate"/>
        </w:r>
        <w:r w:rsidR="00140933">
          <w:rPr>
            <w:noProof/>
            <w:webHidden/>
          </w:rPr>
          <w:t>15</w:t>
        </w:r>
        <w:r w:rsidR="0021795E">
          <w:rPr>
            <w:noProof/>
            <w:webHidden/>
          </w:rPr>
          <w:fldChar w:fldCharType="end"/>
        </w:r>
      </w:hyperlink>
    </w:p>
    <w:p w:rsidR="0021795E" w:rsidRDefault="00755DC7" w:rsidP="005E23AE">
      <w:pPr>
        <w:pStyle w:val="TOC3"/>
        <w:spacing w:before="120"/>
        <w:rPr>
          <w:rFonts w:asciiTheme="minorHAnsi" w:eastAsiaTheme="minorEastAsia" w:hAnsiTheme="minorHAnsi" w:cstheme="minorBidi"/>
          <w:noProof/>
          <w:sz w:val="22"/>
          <w:szCs w:val="22"/>
        </w:rPr>
      </w:pPr>
      <w:hyperlink w:anchor="_Toc536792061" w:history="1">
        <w:r w:rsidR="0021795E" w:rsidRPr="006B0C02">
          <w:rPr>
            <w:rStyle w:val="Hyperlink"/>
            <w:noProof/>
          </w:rPr>
          <w:t>3.3.3</w:t>
        </w:r>
        <w:r w:rsidR="0021795E">
          <w:rPr>
            <w:rFonts w:asciiTheme="minorHAnsi" w:eastAsiaTheme="minorEastAsia" w:hAnsiTheme="minorHAnsi" w:cstheme="minorBidi"/>
            <w:noProof/>
            <w:sz w:val="22"/>
            <w:szCs w:val="22"/>
          </w:rPr>
          <w:tab/>
        </w:r>
        <w:r w:rsidR="0021795E" w:rsidRPr="006B0C02">
          <w:rPr>
            <w:rStyle w:val="Hyperlink"/>
            <w:noProof/>
          </w:rPr>
          <w:t>FRMD_INT_VM_LONG TLV</w:t>
        </w:r>
        <w:r w:rsidR="0021795E">
          <w:rPr>
            <w:noProof/>
            <w:webHidden/>
          </w:rPr>
          <w:tab/>
        </w:r>
        <w:r w:rsidR="0021795E">
          <w:rPr>
            <w:noProof/>
            <w:webHidden/>
          </w:rPr>
          <w:fldChar w:fldCharType="begin"/>
        </w:r>
        <w:r w:rsidR="0021795E">
          <w:rPr>
            <w:noProof/>
            <w:webHidden/>
          </w:rPr>
          <w:instrText xml:space="preserve"> PAGEREF _Toc536792061 \h </w:instrText>
        </w:r>
        <w:r w:rsidR="0021795E">
          <w:rPr>
            <w:noProof/>
            <w:webHidden/>
          </w:rPr>
        </w:r>
        <w:r w:rsidR="0021795E">
          <w:rPr>
            <w:noProof/>
            <w:webHidden/>
          </w:rPr>
          <w:fldChar w:fldCharType="separate"/>
        </w:r>
        <w:r w:rsidR="00140933">
          <w:rPr>
            <w:noProof/>
            <w:webHidden/>
          </w:rPr>
          <w:t>16</w:t>
        </w:r>
        <w:r w:rsidR="0021795E">
          <w:rPr>
            <w:noProof/>
            <w:webHidden/>
          </w:rPr>
          <w:fldChar w:fldCharType="end"/>
        </w:r>
      </w:hyperlink>
    </w:p>
    <w:p w:rsidR="0021795E" w:rsidRDefault="00755DC7" w:rsidP="005E23AE">
      <w:pPr>
        <w:pStyle w:val="TOC3"/>
        <w:spacing w:before="120"/>
        <w:rPr>
          <w:rFonts w:asciiTheme="minorHAnsi" w:eastAsiaTheme="minorEastAsia" w:hAnsiTheme="minorHAnsi" w:cstheme="minorBidi"/>
          <w:noProof/>
          <w:sz w:val="22"/>
          <w:szCs w:val="22"/>
        </w:rPr>
      </w:pPr>
      <w:hyperlink w:anchor="_Toc536792062" w:history="1">
        <w:r w:rsidR="0021795E" w:rsidRPr="006B0C02">
          <w:rPr>
            <w:rStyle w:val="Hyperlink"/>
            <w:noProof/>
          </w:rPr>
          <w:t>3.3.4</w:t>
        </w:r>
        <w:r w:rsidR="0021795E">
          <w:rPr>
            <w:rFonts w:asciiTheme="minorHAnsi" w:eastAsiaTheme="minorEastAsia" w:hAnsiTheme="minorHAnsi" w:cstheme="minorBidi"/>
            <w:noProof/>
            <w:sz w:val="22"/>
            <w:szCs w:val="22"/>
          </w:rPr>
          <w:tab/>
        </w:r>
        <w:r w:rsidR="0021795E" w:rsidRPr="006B0C02">
          <w:rPr>
            <w:rStyle w:val="Hyperlink"/>
            <w:noProof/>
          </w:rPr>
          <w:t>FRMD_INT_VM_SHORT TLV</w:t>
        </w:r>
        <w:r w:rsidR="0021795E">
          <w:rPr>
            <w:noProof/>
            <w:webHidden/>
          </w:rPr>
          <w:tab/>
        </w:r>
        <w:r w:rsidR="0021795E">
          <w:rPr>
            <w:noProof/>
            <w:webHidden/>
          </w:rPr>
          <w:fldChar w:fldCharType="begin"/>
        </w:r>
        <w:r w:rsidR="0021795E">
          <w:rPr>
            <w:noProof/>
            <w:webHidden/>
          </w:rPr>
          <w:instrText xml:space="preserve"> PAGEREF _Toc536792062 \h </w:instrText>
        </w:r>
        <w:r w:rsidR="0021795E">
          <w:rPr>
            <w:noProof/>
            <w:webHidden/>
          </w:rPr>
        </w:r>
        <w:r w:rsidR="0021795E">
          <w:rPr>
            <w:noProof/>
            <w:webHidden/>
          </w:rPr>
          <w:fldChar w:fldCharType="separate"/>
        </w:r>
        <w:r w:rsidR="00140933">
          <w:rPr>
            <w:noProof/>
            <w:webHidden/>
          </w:rPr>
          <w:t>17</w:t>
        </w:r>
        <w:r w:rsidR="0021795E">
          <w:rPr>
            <w:noProof/>
            <w:webHidden/>
          </w:rPr>
          <w:fldChar w:fldCharType="end"/>
        </w:r>
      </w:hyperlink>
    </w:p>
    <w:p w:rsidR="0021795E" w:rsidRDefault="00755DC7">
      <w:pPr>
        <w:pStyle w:val="TOC2"/>
        <w:tabs>
          <w:tab w:val="left" w:pos="880"/>
          <w:tab w:val="right" w:leader="dot" w:pos="9350"/>
        </w:tabs>
        <w:rPr>
          <w:rFonts w:asciiTheme="minorHAnsi" w:eastAsiaTheme="minorEastAsia" w:hAnsiTheme="minorHAnsi" w:cstheme="minorBidi"/>
          <w:noProof/>
          <w:sz w:val="22"/>
          <w:szCs w:val="22"/>
        </w:rPr>
      </w:pPr>
      <w:hyperlink w:anchor="_Toc536792063" w:history="1">
        <w:r w:rsidR="0021795E" w:rsidRPr="006B0C02">
          <w:rPr>
            <w:rStyle w:val="Hyperlink"/>
            <w:noProof/>
          </w:rPr>
          <w:t>3.4</w:t>
        </w:r>
        <w:r w:rsidR="0021795E">
          <w:rPr>
            <w:rFonts w:asciiTheme="minorHAnsi" w:eastAsiaTheme="minorEastAsia" w:hAnsiTheme="minorHAnsi" w:cstheme="minorBidi"/>
            <w:noProof/>
            <w:sz w:val="22"/>
            <w:szCs w:val="22"/>
          </w:rPr>
          <w:tab/>
        </w:r>
        <w:r w:rsidR="0021795E" w:rsidRPr="006B0C02">
          <w:rPr>
            <w:rStyle w:val="Hyperlink"/>
            <w:noProof/>
          </w:rPr>
          <w:t>CR_IV TLV</w:t>
        </w:r>
        <w:r w:rsidR="0021795E">
          <w:rPr>
            <w:noProof/>
            <w:webHidden/>
          </w:rPr>
          <w:tab/>
        </w:r>
        <w:r w:rsidR="0021795E">
          <w:rPr>
            <w:noProof/>
            <w:webHidden/>
          </w:rPr>
          <w:fldChar w:fldCharType="begin"/>
        </w:r>
        <w:r w:rsidR="0021795E">
          <w:rPr>
            <w:noProof/>
            <w:webHidden/>
          </w:rPr>
          <w:instrText xml:space="preserve"> PAGEREF _Toc536792063 \h </w:instrText>
        </w:r>
        <w:r w:rsidR="0021795E">
          <w:rPr>
            <w:noProof/>
            <w:webHidden/>
          </w:rPr>
        </w:r>
        <w:r w:rsidR="0021795E">
          <w:rPr>
            <w:noProof/>
            <w:webHidden/>
          </w:rPr>
          <w:fldChar w:fldCharType="separate"/>
        </w:r>
        <w:r w:rsidR="00140933">
          <w:rPr>
            <w:noProof/>
            <w:webHidden/>
          </w:rPr>
          <w:t>18</w:t>
        </w:r>
        <w:r w:rsidR="0021795E">
          <w:rPr>
            <w:noProof/>
            <w:webHidden/>
          </w:rPr>
          <w:fldChar w:fldCharType="end"/>
        </w:r>
      </w:hyperlink>
    </w:p>
    <w:p w:rsidR="0021795E" w:rsidRDefault="00755DC7" w:rsidP="005E23AE">
      <w:pPr>
        <w:pStyle w:val="TOC3"/>
        <w:spacing w:before="120"/>
        <w:rPr>
          <w:rFonts w:asciiTheme="minorHAnsi" w:eastAsiaTheme="minorEastAsia" w:hAnsiTheme="minorHAnsi" w:cstheme="minorBidi"/>
          <w:noProof/>
          <w:sz w:val="22"/>
          <w:szCs w:val="22"/>
        </w:rPr>
      </w:pPr>
      <w:hyperlink w:anchor="_Toc536792064" w:history="1">
        <w:r w:rsidR="0021795E" w:rsidRPr="006B0C02">
          <w:rPr>
            <w:rStyle w:val="Hyperlink"/>
            <w:noProof/>
          </w:rPr>
          <w:t>3.4.1</w:t>
        </w:r>
        <w:r w:rsidR="0021795E">
          <w:rPr>
            <w:rFonts w:asciiTheme="minorHAnsi" w:eastAsiaTheme="minorEastAsia" w:hAnsiTheme="minorHAnsi" w:cstheme="minorBidi"/>
            <w:noProof/>
            <w:sz w:val="22"/>
            <w:szCs w:val="22"/>
          </w:rPr>
          <w:tab/>
        </w:r>
        <w:r w:rsidR="0021795E" w:rsidRPr="006B0C02">
          <w:rPr>
            <w:rStyle w:val="Hyperlink"/>
            <w:noProof/>
          </w:rPr>
          <w:t>Word 0</w:t>
        </w:r>
        <w:r w:rsidR="0021795E">
          <w:rPr>
            <w:noProof/>
            <w:webHidden/>
          </w:rPr>
          <w:tab/>
        </w:r>
        <w:r w:rsidR="0021795E">
          <w:rPr>
            <w:noProof/>
            <w:webHidden/>
          </w:rPr>
          <w:fldChar w:fldCharType="begin"/>
        </w:r>
        <w:r w:rsidR="0021795E">
          <w:rPr>
            <w:noProof/>
            <w:webHidden/>
          </w:rPr>
          <w:instrText xml:space="preserve"> PAGEREF _Toc536792064 \h </w:instrText>
        </w:r>
        <w:r w:rsidR="0021795E">
          <w:rPr>
            <w:noProof/>
            <w:webHidden/>
          </w:rPr>
        </w:r>
        <w:r w:rsidR="0021795E">
          <w:rPr>
            <w:noProof/>
            <w:webHidden/>
          </w:rPr>
          <w:fldChar w:fldCharType="separate"/>
        </w:r>
        <w:r w:rsidR="00140933">
          <w:rPr>
            <w:noProof/>
            <w:webHidden/>
          </w:rPr>
          <w:t>18</w:t>
        </w:r>
        <w:r w:rsidR="0021795E">
          <w:rPr>
            <w:noProof/>
            <w:webHidden/>
          </w:rPr>
          <w:fldChar w:fldCharType="end"/>
        </w:r>
      </w:hyperlink>
    </w:p>
    <w:p w:rsidR="0021795E" w:rsidRDefault="00755DC7">
      <w:pPr>
        <w:pStyle w:val="TOC2"/>
        <w:tabs>
          <w:tab w:val="left" w:pos="880"/>
          <w:tab w:val="right" w:leader="dot" w:pos="9350"/>
        </w:tabs>
        <w:rPr>
          <w:rFonts w:asciiTheme="minorHAnsi" w:eastAsiaTheme="minorEastAsia" w:hAnsiTheme="minorHAnsi" w:cstheme="minorBidi"/>
          <w:noProof/>
          <w:sz w:val="22"/>
          <w:szCs w:val="22"/>
        </w:rPr>
      </w:pPr>
      <w:hyperlink w:anchor="_Toc536792065" w:history="1">
        <w:r w:rsidR="0021795E" w:rsidRPr="006B0C02">
          <w:rPr>
            <w:rStyle w:val="Hyperlink"/>
            <w:noProof/>
          </w:rPr>
          <w:t>3.5</w:t>
        </w:r>
        <w:r w:rsidR="0021795E">
          <w:rPr>
            <w:rFonts w:asciiTheme="minorHAnsi" w:eastAsiaTheme="minorEastAsia" w:hAnsiTheme="minorHAnsi" w:cstheme="minorBidi"/>
            <w:noProof/>
            <w:sz w:val="22"/>
            <w:szCs w:val="22"/>
          </w:rPr>
          <w:tab/>
        </w:r>
        <w:r w:rsidR="0021795E" w:rsidRPr="006B0C02">
          <w:rPr>
            <w:rStyle w:val="Hyperlink"/>
            <w:noProof/>
          </w:rPr>
          <w:t>Data TLV</w:t>
        </w:r>
        <w:r w:rsidR="0021795E">
          <w:rPr>
            <w:noProof/>
            <w:webHidden/>
          </w:rPr>
          <w:tab/>
        </w:r>
        <w:r w:rsidR="0021795E">
          <w:rPr>
            <w:noProof/>
            <w:webHidden/>
          </w:rPr>
          <w:fldChar w:fldCharType="begin"/>
        </w:r>
        <w:r w:rsidR="0021795E">
          <w:rPr>
            <w:noProof/>
            <w:webHidden/>
          </w:rPr>
          <w:instrText xml:space="preserve"> PAGEREF _Toc536792065 \h </w:instrText>
        </w:r>
        <w:r w:rsidR="0021795E">
          <w:rPr>
            <w:noProof/>
            <w:webHidden/>
          </w:rPr>
        </w:r>
        <w:r w:rsidR="0021795E">
          <w:rPr>
            <w:noProof/>
            <w:webHidden/>
          </w:rPr>
          <w:fldChar w:fldCharType="separate"/>
        </w:r>
        <w:r w:rsidR="00140933">
          <w:rPr>
            <w:noProof/>
            <w:webHidden/>
          </w:rPr>
          <w:t>19</w:t>
        </w:r>
        <w:r w:rsidR="0021795E">
          <w:rPr>
            <w:noProof/>
            <w:webHidden/>
          </w:rPr>
          <w:fldChar w:fldCharType="end"/>
        </w:r>
      </w:hyperlink>
    </w:p>
    <w:p w:rsidR="0021795E" w:rsidRDefault="00755DC7" w:rsidP="005E23AE">
      <w:pPr>
        <w:pStyle w:val="TOC3"/>
        <w:spacing w:before="120"/>
        <w:rPr>
          <w:rFonts w:asciiTheme="minorHAnsi" w:eastAsiaTheme="minorEastAsia" w:hAnsiTheme="minorHAnsi" w:cstheme="minorBidi"/>
          <w:noProof/>
          <w:sz w:val="22"/>
          <w:szCs w:val="22"/>
        </w:rPr>
      </w:pPr>
      <w:hyperlink w:anchor="_Toc536792066" w:history="1">
        <w:r w:rsidR="0021795E" w:rsidRPr="006B0C02">
          <w:rPr>
            <w:rStyle w:val="Hyperlink"/>
            <w:noProof/>
          </w:rPr>
          <w:t>3.5.1</w:t>
        </w:r>
        <w:r w:rsidR="0021795E">
          <w:rPr>
            <w:rFonts w:asciiTheme="minorHAnsi" w:eastAsiaTheme="minorEastAsia" w:hAnsiTheme="minorHAnsi" w:cstheme="minorBidi"/>
            <w:noProof/>
            <w:sz w:val="22"/>
            <w:szCs w:val="22"/>
          </w:rPr>
          <w:tab/>
        </w:r>
        <w:r w:rsidR="0021795E" w:rsidRPr="006B0C02">
          <w:rPr>
            <w:rStyle w:val="Hyperlink"/>
            <w:noProof/>
          </w:rPr>
          <w:t>Word 0</w:t>
        </w:r>
        <w:r w:rsidR="0021795E">
          <w:rPr>
            <w:noProof/>
            <w:webHidden/>
          </w:rPr>
          <w:tab/>
        </w:r>
        <w:r w:rsidR="0021795E">
          <w:rPr>
            <w:noProof/>
            <w:webHidden/>
          </w:rPr>
          <w:fldChar w:fldCharType="begin"/>
        </w:r>
        <w:r w:rsidR="0021795E">
          <w:rPr>
            <w:noProof/>
            <w:webHidden/>
          </w:rPr>
          <w:instrText xml:space="preserve"> PAGEREF _Toc536792066 \h </w:instrText>
        </w:r>
        <w:r w:rsidR="0021795E">
          <w:rPr>
            <w:noProof/>
            <w:webHidden/>
          </w:rPr>
        </w:r>
        <w:r w:rsidR="0021795E">
          <w:rPr>
            <w:noProof/>
            <w:webHidden/>
          </w:rPr>
          <w:fldChar w:fldCharType="separate"/>
        </w:r>
        <w:r w:rsidR="00140933">
          <w:rPr>
            <w:noProof/>
            <w:webHidden/>
          </w:rPr>
          <w:t>19</w:t>
        </w:r>
        <w:r w:rsidR="0021795E">
          <w:rPr>
            <w:noProof/>
            <w:webHidden/>
          </w:rPr>
          <w:fldChar w:fldCharType="end"/>
        </w:r>
      </w:hyperlink>
    </w:p>
    <w:p w:rsidR="0021795E" w:rsidRDefault="00755DC7" w:rsidP="005E23AE">
      <w:pPr>
        <w:pStyle w:val="TOC3"/>
        <w:spacing w:before="120"/>
        <w:rPr>
          <w:rFonts w:asciiTheme="minorHAnsi" w:eastAsiaTheme="minorEastAsia" w:hAnsiTheme="minorHAnsi" w:cstheme="minorBidi"/>
          <w:noProof/>
          <w:sz w:val="22"/>
          <w:szCs w:val="22"/>
        </w:rPr>
      </w:pPr>
      <w:hyperlink w:anchor="_Toc536792067" w:history="1">
        <w:r w:rsidR="0021795E" w:rsidRPr="006B0C02">
          <w:rPr>
            <w:rStyle w:val="Hyperlink"/>
            <w:noProof/>
          </w:rPr>
          <w:t>3.5.2</w:t>
        </w:r>
        <w:r w:rsidR="0021795E">
          <w:rPr>
            <w:rFonts w:asciiTheme="minorHAnsi" w:eastAsiaTheme="minorEastAsia" w:hAnsiTheme="minorHAnsi" w:cstheme="minorBidi"/>
            <w:noProof/>
            <w:sz w:val="22"/>
            <w:szCs w:val="22"/>
          </w:rPr>
          <w:tab/>
        </w:r>
        <w:r w:rsidR="0021795E" w:rsidRPr="006B0C02">
          <w:rPr>
            <w:rStyle w:val="Hyperlink"/>
            <w:noProof/>
          </w:rPr>
          <w:t>Later Words</w:t>
        </w:r>
        <w:r w:rsidR="0021795E">
          <w:rPr>
            <w:noProof/>
            <w:webHidden/>
          </w:rPr>
          <w:tab/>
        </w:r>
        <w:r w:rsidR="0021795E">
          <w:rPr>
            <w:noProof/>
            <w:webHidden/>
          </w:rPr>
          <w:fldChar w:fldCharType="begin"/>
        </w:r>
        <w:r w:rsidR="0021795E">
          <w:rPr>
            <w:noProof/>
            <w:webHidden/>
          </w:rPr>
          <w:instrText xml:space="preserve"> PAGEREF _Toc536792067 \h </w:instrText>
        </w:r>
        <w:r w:rsidR="0021795E">
          <w:rPr>
            <w:noProof/>
            <w:webHidden/>
          </w:rPr>
        </w:r>
        <w:r w:rsidR="0021795E">
          <w:rPr>
            <w:noProof/>
            <w:webHidden/>
          </w:rPr>
          <w:fldChar w:fldCharType="separate"/>
        </w:r>
        <w:r w:rsidR="00140933">
          <w:rPr>
            <w:noProof/>
            <w:webHidden/>
          </w:rPr>
          <w:t>19</w:t>
        </w:r>
        <w:r w:rsidR="0021795E">
          <w:rPr>
            <w:noProof/>
            <w:webHidden/>
          </w:rPr>
          <w:fldChar w:fldCharType="end"/>
        </w:r>
      </w:hyperlink>
    </w:p>
    <w:p w:rsidR="0021795E" w:rsidRDefault="00755DC7">
      <w:pPr>
        <w:pStyle w:val="TOC2"/>
        <w:tabs>
          <w:tab w:val="left" w:pos="880"/>
          <w:tab w:val="right" w:leader="dot" w:pos="9350"/>
        </w:tabs>
        <w:rPr>
          <w:rFonts w:asciiTheme="minorHAnsi" w:eastAsiaTheme="minorEastAsia" w:hAnsiTheme="minorHAnsi" w:cstheme="minorBidi"/>
          <w:noProof/>
          <w:sz w:val="22"/>
          <w:szCs w:val="22"/>
        </w:rPr>
      </w:pPr>
      <w:hyperlink w:anchor="_Toc536792068" w:history="1">
        <w:r w:rsidR="0021795E" w:rsidRPr="006B0C02">
          <w:rPr>
            <w:rStyle w:val="Hyperlink"/>
            <w:noProof/>
          </w:rPr>
          <w:t>3.6</w:t>
        </w:r>
        <w:r w:rsidR="0021795E">
          <w:rPr>
            <w:rFonts w:asciiTheme="minorHAnsi" w:eastAsiaTheme="minorEastAsia" w:hAnsiTheme="minorHAnsi" w:cstheme="minorBidi"/>
            <w:noProof/>
            <w:sz w:val="22"/>
            <w:szCs w:val="22"/>
          </w:rPr>
          <w:tab/>
        </w:r>
        <w:r w:rsidR="0021795E" w:rsidRPr="006B0C02">
          <w:rPr>
            <w:rStyle w:val="Hyperlink"/>
            <w:noProof/>
          </w:rPr>
          <w:t>Footer TLV</w:t>
        </w:r>
        <w:r w:rsidR="0021795E">
          <w:rPr>
            <w:noProof/>
            <w:webHidden/>
          </w:rPr>
          <w:tab/>
        </w:r>
        <w:r w:rsidR="0021795E">
          <w:rPr>
            <w:noProof/>
            <w:webHidden/>
          </w:rPr>
          <w:fldChar w:fldCharType="begin"/>
        </w:r>
        <w:r w:rsidR="0021795E">
          <w:rPr>
            <w:noProof/>
            <w:webHidden/>
          </w:rPr>
          <w:instrText xml:space="preserve"> PAGEREF _Toc536792068 \h </w:instrText>
        </w:r>
        <w:r w:rsidR="0021795E">
          <w:rPr>
            <w:noProof/>
            <w:webHidden/>
          </w:rPr>
        </w:r>
        <w:r w:rsidR="0021795E">
          <w:rPr>
            <w:noProof/>
            <w:webHidden/>
          </w:rPr>
          <w:fldChar w:fldCharType="separate"/>
        </w:r>
        <w:r w:rsidR="00140933">
          <w:rPr>
            <w:noProof/>
            <w:webHidden/>
          </w:rPr>
          <w:t>19</w:t>
        </w:r>
        <w:r w:rsidR="0021795E">
          <w:rPr>
            <w:noProof/>
            <w:webHidden/>
          </w:rPr>
          <w:fldChar w:fldCharType="end"/>
        </w:r>
      </w:hyperlink>
    </w:p>
    <w:p w:rsidR="0021795E" w:rsidRDefault="00755DC7" w:rsidP="005E23AE">
      <w:pPr>
        <w:pStyle w:val="TOC3"/>
        <w:spacing w:before="120"/>
        <w:rPr>
          <w:rFonts w:asciiTheme="minorHAnsi" w:eastAsiaTheme="minorEastAsia" w:hAnsiTheme="minorHAnsi" w:cstheme="minorBidi"/>
          <w:noProof/>
          <w:sz w:val="22"/>
          <w:szCs w:val="22"/>
        </w:rPr>
      </w:pPr>
      <w:hyperlink w:anchor="_Toc536792069" w:history="1">
        <w:r w:rsidR="0021795E" w:rsidRPr="006B0C02">
          <w:rPr>
            <w:rStyle w:val="Hyperlink"/>
            <w:noProof/>
          </w:rPr>
          <w:t>3.6.1</w:t>
        </w:r>
        <w:r w:rsidR="0021795E">
          <w:rPr>
            <w:rFonts w:asciiTheme="minorHAnsi" w:eastAsiaTheme="minorEastAsia" w:hAnsiTheme="minorHAnsi" w:cstheme="minorBidi"/>
            <w:noProof/>
            <w:sz w:val="22"/>
            <w:szCs w:val="22"/>
          </w:rPr>
          <w:tab/>
        </w:r>
        <w:r w:rsidR="0021795E" w:rsidRPr="006B0C02">
          <w:rPr>
            <w:rStyle w:val="Hyperlink"/>
            <w:noProof/>
          </w:rPr>
          <w:t>Word 0</w:t>
        </w:r>
        <w:r w:rsidR="0021795E">
          <w:rPr>
            <w:noProof/>
            <w:webHidden/>
          </w:rPr>
          <w:tab/>
        </w:r>
        <w:r w:rsidR="0021795E">
          <w:rPr>
            <w:noProof/>
            <w:webHidden/>
          </w:rPr>
          <w:fldChar w:fldCharType="begin"/>
        </w:r>
        <w:r w:rsidR="0021795E">
          <w:rPr>
            <w:noProof/>
            <w:webHidden/>
          </w:rPr>
          <w:instrText xml:space="preserve"> PAGEREF _Toc536792069 \h </w:instrText>
        </w:r>
        <w:r w:rsidR="0021795E">
          <w:rPr>
            <w:noProof/>
            <w:webHidden/>
          </w:rPr>
        </w:r>
        <w:r w:rsidR="0021795E">
          <w:rPr>
            <w:noProof/>
            <w:webHidden/>
          </w:rPr>
          <w:fldChar w:fldCharType="separate"/>
        </w:r>
        <w:r w:rsidR="00140933">
          <w:rPr>
            <w:noProof/>
            <w:webHidden/>
          </w:rPr>
          <w:t>20</w:t>
        </w:r>
        <w:r w:rsidR="0021795E">
          <w:rPr>
            <w:noProof/>
            <w:webHidden/>
          </w:rPr>
          <w:fldChar w:fldCharType="end"/>
        </w:r>
      </w:hyperlink>
    </w:p>
    <w:p w:rsidR="0021795E" w:rsidRDefault="00755DC7" w:rsidP="005E23AE">
      <w:pPr>
        <w:pStyle w:val="TOC3"/>
        <w:spacing w:before="120"/>
        <w:rPr>
          <w:rFonts w:asciiTheme="minorHAnsi" w:eastAsiaTheme="minorEastAsia" w:hAnsiTheme="minorHAnsi" w:cstheme="minorBidi"/>
          <w:noProof/>
          <w:sz w:val="22"/>
          <w:szCs w:val="22"/>
        </w:rPr>
      </w:pPr>
      <w:hyperlink w:anchor="_Toc536792070" w:history="1">
        <w:r w:rsidR="0021795E" w:rsidRPr="006B0C02">
          <w:rPr>
            <w:rStyle w:val="Hyperlink"/>
            <w:noProof/>
          </w:rPr>
          <w:t>3.6.2</w:t>
        </w:r>
        <w:r w:rsidR="0021795E">
          <w:rPr>
            <w:rFonts w:asciiTheme="minorHAnsi" w:eastAsiaTheme="minorEastAsia" w:hAnsiTheme="minorHAnsi" w:cstheme="minorBidi"/>
            <w:noProof/>
            <w:sz w:val="22"/>
            <w:szCs w:val="22"/>
          </w:rPr>
          <w:tab/>
        </w:r>
        <w:r w:rsidR="0021795E" w:rsidRPr="006B0C02">
          <w:rPr>
            <w:rStyle w:val="Hyperlink"/>
            <w:noProof/>
          </w:rPr>
          <w:t>Word 1-4</w:t>
        </w:r>
        <w:r w:rsidR="0021795E">
          <w:rPr>
            <w:noProof/>
            <w:webHidden/>
          </w:rPr>
          <w:tab/>
        </w:r>
        <w:r w:rsidR="0021795E">
          <w:rPr>
            <w:noProof/>
            <w:webHidden/>
          </w:rPr>
          <w:fldChar w:fldCharType="begin"/>
        </w:r>
        <w:r w:rsidR="0021795E">
          <w:rPr>
            <w:noProof/>
            <w:webHidden/>
          </w:rPr>
          <w:instrText xml:space="preserve"> PAGEREF _Toc536792070 \h </w:instrText>
        </w:r>
        <w:r w:rsidR="0021795E">
          <w:rPr>
            <w:noProof/>
            <w:webHidden/>
          </w:rPr>
        </w:r>
        <w:r w:rsidR="0021795E">
          <w:rPr>
            <w:noProof/>
            <w:webHidden/>
          </w:rPr>
          <w:fldChar w:fldCharType="separate"/>
        </w:r>
        <w:r w:rsidR="00140933">
          <w:rPr>
            <w:noProof/>
            <w:webHidden/>
          </w:rPr>
          <w:t>21</w:t>
        </w:r>
        <w:r w:rsidR="0021795E">
          <w:rPr>
            <w:noProof/>
            <w:webHidden/>
          </w:rPr>
          <w:fldChar w:fldCharType="end"/>
        </w:r>
      </w:hyperlink>
    </w:p>
    <w:p w:rsidR="0021795E" w:rsidRDefault="00755DC7" w:rsidP="005E23AE">
      <w:pPr>
        <w:pStyle w:val="TOC3"/>
        <w:spacing w:before="120"/>
        <w:rPr>
          <w:rFonts w:asciiTheme="minorHAnsi" w:eastAsiaTheme="minorEastAsia" w:hAnsiTheme="minorHAnsi" w:cstheme="minorBidi"/>
          <w:noProof/>
          <w:sz w:val="22"/>
          <w:szCs w:val="22"/>
        </w:rPr>
      </w:pPr>
      <w:hyperlink w:anchor="_Toc536792071" w:history="1">
        <w:r w:rsidR="0021795E" w:rsidRPr="006B0C02">
          <w:rPr>
            <w:rStyle w:val="Hyperlink"/>
            <w:noProof/>
          </w:rPr>
          <w:t>3.6.3</w:t>
        </w:r>
        <w:r w:rsidR="0021795E">
          <w:rPr>
            <w:rFonts w:asciiTheme="minorHAnsi" w:eastAsiaTheme="minorEastAsia" w:hAnsiTheme="minorHAnsi" w:cstheme="minorBidi"/>
            <w:noProof/>
            <w:sz w:val="22"/>
            <w:szCs w:val="22"/>
          </w:rPr>
          <w:tab/>
        </w:r>
        <w:r w:rsidR="0021795E" w:rsidRPr="006B0C02">
          <w:rPr>
            <w:rStyle w:val="Hyperlink"/>
            <w:noProof/>
          </w:rPr>
          <w:t>Word 5-6</w:t>
        </w:r>
        <w:r w:rsidR="0021795E">
          <w:rPr>
            <w:noProof/>
            <w:webHidden/>
          </w:rPr>
          <w:tab/>
        </w:r>
        <w:r w:rsidR="0021795E">
          <w:rPr>
            <w:noProof/>
            <w:webHidden/>
          </w:rPr>
          <w:fldChar w:fldCharType="begin"/>
        </w:r>
        <w:r w:rsidR="0021795E">
          <w:rPr>
            <w:noProof/>
            <w:webHidden/>
          </w:rPr>
          <w:instrText xml:space="preserve"> PAGEREF _Toc536792071 \h </w:instrText>
        </w:r>
        <w:r w:rsidR="0021795E">
          <w:rPr>
            <w:noProof/>
            <w:webHidden/>
          </w:rPr>
        </w:r>
        <w:r w:rsidR="0021795E">
          <w:rPr>
            <w:noProof/>
            <w:webHidden/>
          </w:rPr>
          <w:fldChar w:fldCharType="separate"/>
        </w:r>
        <w:r w:rsidR="00140933">
          <w:rPr>
            <w:noProof/>
            <w:webHidden/>
          </w:rPr>
          <w:t>21</w:t>
        </w:r>
        <w:r w:rsidR="0021795E">
          <w:rPr>
            <w:noProof/>
            <w:webHidden/>
          </w:rPr>
          <w:fldChar w:fldCharType="end"/>
        </w:r>
      </w:hyperlink>
    </w:p>
    <w:p w:rsidR="0021795E" w:rsidRDefault="00755DC7" w:rsidP="005E23AE">
      <w:pPr>
        <w:pStyle w:val="TOC3"/>
        <w:spacing w:before="120"/>
        <w:rPr>
          <w:rFonts w:asciiTheme="minorHAnsi" w:eastAsiaTheme="minorEastAsia" w:hAnsiTheme="minorHAnsi" w:cstheme="minorBidi"/>
          <w:noProof/>
          <w:sz w:val="22"/>
          <w:szCs w:val="22"/>
        </w:rPr>
      </w:pPr>
      <w:hyperlink w:anchor="_Toc536792072" w:history="1">
        <w:r w:rsidR="0021795E" w:rsidRPr="006B0C02">
          <w:rPr>
            <w:rStyle w:val="Hyperlink"/>
            <w:noProof/>
          </w:rPr>
          <w:t>3.6.4</w:t>
        </w:r>
        <w:r w:rsidR="0021795E">
          <w:rPr>
            <w:rFonts w:asciiTheme="minorHAnsi" w:eastAsiaTheme="minorEastAsia" w:hAnsiTheme="minorHAnsi" w:cstheme="minorBidi"/>
            <w:noProof/>
            <w:sz w:val="22"/>
            <w:szCs w:val="22"/>
          </w:rPr>
          <w:tab/>
        </w:r>
        <w:r w:rsidR="0021795E" w:rsidRPr="006B0C02">
          <w:rPr>
            <w:rStyle w:val="Hyperlink"/>
            <w:noProof/>
          </w:rPr>
          <w:t>Word 7-10</w:t>
        </w:r>
        <w:r w:rsidR="0021795E">
          <w:rPr>
            <w:noProof/>
            <w:webHidden/>
          </w:rPr>
          <w:tab/>
        </w:r>
        <w:r w:rsidR="0021795E">
          <w:rPr>
            <w:noProof/>
            <w:webHidden/>
          </w:rPr>
          <w:fldChar w:fldCharType="begin"/>
        </w:r>
        <w:r w:rsidR="0021795E">
          <w:rPr>
            <w:noProof/>
            <w:webHidden/>
          </w:rPr>
          <w:instrText xml:space="preserve"> PAGEREF _Toc536792072 \h </w:instrText>
        </w:r>
        <w:r w:rsidR="0021795E">
          <w:rPr>
            <w:noProof/>
            <w:webHidden/>
          </w:rPr>
        </w:r>
        <w:r w:rsidR="0021795E">
          <w:rPr>
            <w:noProof/>
            <w:webHidden/>
          </w:rPr>
          <w:fldChar w:fldCharType="separate"/>
        </w:r>
        <w:r w:rsidR="00140933">
          <w:rPr>
            <w:noProof/>
            <w:webHidden/>
          </w:rPr>
          <w:t>21</w:t>
        </w:r>
        <w:r w:rsidR="0021795E">
          <w:rPr>
            <w:noProof/>
            <w:webHidden/>
          </w:rPr>
          <w:fldChar w:fldCharType="end"/>
        </w:r>
      </w:hyperlink>
    </w:p>
    <w:p w:rsidR="0021795E" w:rsidRDefault="00755DC7" w:rsidP="005E23AE">
      <w:pPr>
        <w:pStyle w:val="TOC3"/>
        <w:spacing w:before="120"/>
        <w:rPr>
          <w:rFonts w:asciiTheme="minorHAnsi" w:eastAsiaTheme="minorEastAsia" w:hAnsiTheme="minorHAnsi" w:cstheme="minorBidi"/>
          <w:noProof/>
          <w:sz w:val="22"/>
          <w:szCs w:val="22"/>
        </w:rPr>
      </w:pPr>
      <w:hyperlink w:anchor="_Toc536792073" w:history="1">
        <w:r w:rsidR="0021795E" w:rsidRPr="006B0C02">
          <w:rPr>
            <w:rStyle w:val="Hyperlink"/>
            <w:noProof/>
          </w:rPr>
          <w:t>3.6.5</w:t>
        </w:r>
        <w:r w:rsidR="0021795E">
          <w:rPr>
            <w:rFonts w:asciiTheme="minorHAnsi" w:eastAsiaTheme="minorEastAsia" w:hAnsiTheme="minorHAnsi" w:cstheme="minorBidi"/>
            <w:noProof/>
            <w:sz w:val="22"/>
            <w:szCs w:val="22"/>
          </w:rPr>
          <w:tab/>
        </w:r>
        <w:r w:rsidR="0021795E" w:rsidRPr="006B0C02">
          <w:rPr>
            <w:rStyle w:val="Hyperlink"/>
            <w:noProof/>
          </w:rPr>
          <w:t>Word 13-16</w:t>
        </w:r>
        <w:r w:rsidR="0021795E">
          <w:rPr>
            <w:noProof/>
            <w:webHidden/>
          </w:rPr>
          <w:tab/>
        </w:r>
        <w:r w:rsidR="0021795E">
          <w:rPr>
            <w:noProof/>
            <w:webHidden/>
          </w:rPr>
          <w:fldChar w:fldCharType="begin"/>
        </w:r>
        <w:r w:rsidR="0021795E">
          <w:rPr>
            <w:noProof/>
            <w:webHidden/>
          </w:rPr>
          <w:instrText xml:space="preserve"> PAGEREF _Toc536792073 \h </w:instrText>
        </w:r>
        <w:r w:rsidR="0021795E">
          <w:rPr>
            <w:noProof/>
            <w:webHidden/>
          </w:rPr>
        </w:r>
        <w:r w:rsidR="0021795E">
          <w:rPr>
            <w:noProof/>
            <w:webHidden/>
          </w:rPr>
          <w:fldChar w:fldCharType="separate"/>
        </w:r>
        <w:r w:rsidR="00140933">
          <w:rPr>
            <w:noProof/>
            <w:webHidden/>
          </w:rPr>
          <w:t>22</w:t>
        </w:r>
        <w:r w:rsidR="0021795E">
          <w:rPr>
            <w:noProof/>
            <w:webHidden/>
          </w:rPr>
          <w:fldChar w:fldCharType="end"/>
        </w:r>
      </w:hyperlink>
    </w:p>
    <w:p w:rsidR="0021795E" w:rsidRDefault="00755DC7" w:rsidP="005E23AE">
      <w:pPr>
        <w:pStyle w:val="TOC3"/>
        <w:spacing w:before="120"/>
        <w:rPr>
          <w:rFonts w:asciiTheme="minorHAnsi" w:eastAsiaTheme="minorEastAsia" w:hAnsiTheme="minorHAnsi" w:cstheme="minorBidi"/>
          <w:noProof/>
          <w:sz w:val="22"/>
          <w:szCs w:val="22"/>
        </w:rPr>
      </w:pPr>
      <w:hyperlink w:anchor="_Toc536792074" w:history="1">
        <w:r w:rsidR="0021795E" w:rsidRPr="006B0C02">
          <w:rPr>
            <w:rStyle w:val="Hyperlink"/>
            <w:noProof/>
          </w:rPr>
          <w:t>3.6.6</w:t>
        </w:r>
        <w:r w:rsidR="0021795E">
          <w:rPr>
            <w:rFonts w:asciiTheme="minorHAnsi" w:eastAsiaTheme="minorEastAsia" w:hAnsiTheme="minorHAnsi" w:cstheme="minorBidi"/>
            <w:noProof/>
            <w:sz w:val="22"/>
            <w:szCs w:val="22"/>
          </w:rPr>
          <w:tab/>
        </w:r>
        <w:r w:rsidR="0021795E" w:rsidRPr="006B0C02">
          <w:rPr>
            <w:rStyle w:val="Hyperlink"/>
            <w:noProof/>
          </w:rPr>
          <w:t>Word 19</w:t>
        </w:r>
        <w:r w:rsidR="0021795E">
          <w:rPr>
            <w:noProof/>
            <w:webHidden/>
          </w:rPr>
          <w:tab/>
        </w:r>
        <w:r w:rsidR="0021795E">
          <w:rPr>
            <w:noProof/>
            <w:webHidden/>
          </w:rPr>
          <w:fldChar w:fldCharType="begin"/>
        </w:r>
        <w:r w:rsidR="0021795E">
          <w:rPr>
            <w:noProof/>
            <w:webHidden/>
          </w:rPr>
          <w:instrText xml:space="preserve"> PAGEREF _Toc536792074 \h </w:instrText>
        </w:r>
        <w:r w:rsidR="0021795E">
          <w:rPr>
            <w:noProof/>
            <w:webHidden/>
          </w:rPr>
        </w:r>
        <w:r w:rsidR="0021795E">
          <w:rPr>
            <w:noProof/>
            <w:webHidden/>
          </w:rPr>
          <w:fldChar w:fldCharType="separate"/>
        </w:r>
        <w:r w:rsidR="00140933">
          <w:rPr>
            <w:noProof/>
            <w:webHidden/>
          </w:rPr>
          <w:t>22</w:t>
        </w:r>
        <w:r w:rsidR="0021795E">
          <w:rPr>
            <w:noProof/>
            <w:webHidden/>
          </w:rPr>
          <w:fldChar w:fldCharType="end"/>
        </w:r>
      </w:hyperlink>
    </w:p>
    <w:p w:rsidR="0021795E" w:rsidRDefault="00755DC7">
      <w:pPr>
        <w:pStyle w:val="TOC1"/>
        <w:rPr>
          <w:rFonts w:asciiTheme="minorHAnsi" w:eastAsiaTheme="minorEastAsia" w:hAnsiTheme="minorHAnsi" w:cstheme="minorBidi"/>
          <w:sz w:val="22"/>
          <w:szCs w:val="22"/>
        </w:rPr>
      </w:pPr>
      <w:hyperlink w:anchor="_Toc536792075" w:history="1">
        <w:r w:rsidR="0021795E" w:rsidRPr="006B0C02">
          <w:rPr>
            <w:rStyle w:val="Hyperlink"/>
          </w:rPr>
          <w:t>4</w:t>
        </w:r>
        <w:r w:rsidR="0021795E">
          <w:rPr>
            <w:rFonts w:asciiTheme="minorHAnsi" w:eastAsiaTheme="minorEastAsia" w:hAnsiTheme="minorHAnsi" w:cstheme="minorBidi"/>
            <w:sz w:val="22"/>
            <w:szCs w:val="22"/>
          </w:rPr>
          <w:tab/>
        </w:r>
        <w:r w:rsidR="0021795E" w:rsidRPr="006B0C02">
          <w:rPr>
            <w:rStyle w:val="Hyperlink"/>
          </w:rPr>
          <w:t>Endian Swapping</w:t>
        </w:r>
        <w:r w:rsidR="0021795E">
          <w:rPr>
            <w:webHidden/>
          </w:rPr>
          <w:tab/>
        </w:r>
        <w:r w:rsidR="0021795E">
          <w:rPr>
            <w:webHidden/>
          </w:rPr>
          <w:fldChar w:fldCharType="begin"/>
        </w:r>
        <w:r w:rsidR="0021795E">
          <w:rPr>
            <w:webHidden/>
          </w:rPr>
          <w:instrText xml:space="preserve"> PAGEREF _Toc536792075 \h </w:instrText>
        </w:r>
        <w:r w:rsidR="0021795E">
          <w:rPr>
            <w:webHidden/>
          </w:rPr>
        </w:r>
        <w:r w:rsidR="0021795E">
          <w:rPr>
            <w:webHidden/>
          </w:rPr>
          <w:fldChar w:fldCharType="separate"/>
        </w:r>
        <w:r w:rsidR="00140933">
          <w:rPr>
            <w:webHidden/>
          </w:rPr>
          <w:t>25</w:t>
        </w:r>
        <w:r w:rsidR="0021795E">
          <w:rPr>
            <w:webHidden/>
          </w:rPr>
          <w:fldChar w:fldCharType="end"/>
        </w:r>
      </w:hyperlink>
    </w:p>
    <w:p w:rsidR="0021795E" w:rsidRDefault="00755DC7">
      <w:pPr>
        <w:pStyle w:val="TOC1"/>
        <w:rPr>
          <w:rFonts w:asciiTheme="minorHAnsi" w:eastAsiaTheme="minorEastAsia" w:hAnsiTheme="minorHAnsi" w:cstheme="minorBidi"/>
          <w:sz w:val="22"/>
          <w:szCs w:val="22"/>
        </w:rPr>
      </w:pPr>
      <w:hyperlink w:anchor="_Toc536792076" w:history="1">
        <w:r w:rsidR="0021795E" w:rsidRPr="006B0C02">
          <w:rPr>
            <w:rStyle w:val="Hyperlink"/>
          </w:rPr>
          <w:t>5</w:t>
        </w:r>
        <w:r w:rsidR="0021795E">
          <w:rPr>
            <w:rFonts w:asciiTheme="minorHAnsi" w:eastAsiaTheme="minorEastAsia" w:hAnsiTheme="minorHAnsi" w:cstheme="minorBidi"/>
            <w:sz w:val="22"/>
            <w:szCs w:val="22"/>
          </w:rPr>
          <w:tab/>
        </w:r>
        <w:r w:rsidR="0021795E" w:rsidRPr="006B0C02">
          <w:rPr>
            <w:rStyle w:val="Hyperlink"/>
          </w:rPr>
          <w:t>Block Overview</w:t>
        </w:r>
        <w:r w:rsidR="0021795E">
          <w:rPr>
            <w:webHidden/>
          </w:rPr>
          <w:tab/>
        </w:r>
        <w:r w:rsidR="0021795E">
          <w:rPr>
            <w:webHidden/>
          </w:rPr>
          <w:fldChar w:fldCharType="begin"/>
        </w:r>
        <w:r w:rsidR="0021795E">
          <w:rPr>
            <w:webHidden/>
          </w:rPr>
          <w:instrText xml:space="preserve"> PAGEREF _Toc536792076 \h </w:instrText>
        </w:r>
        <w:r w:rsidR="0021795E">
          <w:rPr>
            <w:webHidden/>
          </w:rPr>
        </w:r>
        <w:r w:rsidR="0021795E">
          <w:rPr>
            <w:webHidden/>
          </w:rPr>
          <w:fldChar w:fldCharType="separate"/>
        </w:r>
        <w:r w:rsidR="00140933">
          <w:rPr>
            <w:webHidden/>
          </w:rPr>
          <w:t>26</w:t>
        </w:r>
        <w:r w:rsidR="0021795E">
          <w:rPr>
            <w:webHidden/>
          </w:rPr>
          <w:fldChar w:fldCharType="end"/>
        </w:r>
      </w:hyperlink>
    </w:p>
    <w:p w:rsidR="0021795E" w:rsidRDefault="00755DC7">
      <w:pPr>
        <w:pStyle w:val="TOC2"/>
        <w:tabs>
          <w:tab w:val="left" w:pos="880"/>
          <w:tab w:val="right" w:leader="dot" w:pos="9350"/>
        </w:tabs>
        <w:rPr>
          <w:rFonts w:asciiTheme="minorHAnsi" w:eastAsiaTheme="minorEastAsia" w:hAnsiTheme="minorHAnsi" w:cstheme="minorBidi"/>
          <w:noProof/>
          <w:sz w:val="22"/>
          <w:szCs w:val="22"/>
        </w:rPr>
      </w:pPr>
      <w:hyperlink w:anchor="_Toc536792077" w:history="1">
        <w:r w:rsidR="0021795E" w:rsidRPr="006B0C02">
          <w:rPr>
            <w:rStyle w:val="Hyperlink"/>
            <w:noProof/>
          </w:rPr>
          <w:t>5.1</w:t>
        </w:r>
        <w:r w:rsidR="0021795E">
          <w:rPr>
            <w:rFonts w:asciiTheme="minorHAnsi" w:eastAsiaTheme="minorEastAsia" w:hAnsiTheme="minorHAnsi" w:cstheme="minorBidi"/>
            <w:noProof/>
            <w:sz w:val="22"/>
            <w:szCs w:val="22"/>
          </w:rPr>
          <w:tab/>
        </w:r>
        <w:r w:rsidR="0021795E" w:rsidRPr="006B0C02">
          <w:rPr>
            <w:rStyle w:val="Hyperlink"/>
            <w:noProof/>
          </w:rPr>
          <w:t>Summary of Blocks</w:t>
        </w:r>
        <w:r w:rsidR="0021795E">
          <w:rPr>
            <w:noProof/>
            <w:webHidden/>
          </w:rPr>
          <w:tab/>
        </w:r>
        <w:r w:rsidR="0021795E">
          <w:rPr>
            <w:noProof/>
            <w:webHidden/>
          </w:rPr>
          <w:fldChar w:fldCharType="begin"/>
        </w:r>
        <w:r w:rsidR="0021795E">
          <w:rPr>
            <w:noProof/>
            <w:webHidden/>
          </w:rPr>
          <w:instrText xml:space="preserve"> PAGEREF _Toc536792077 \h </w:instrText>
        </w:r>
        <w:r w:rsidR="0021795E">
          <w:rPr>
            <w:noProof/>
            <w:webHidden/>
          </w:rPr>
        </w:r>
        <w:r w:rsidR="0021795E">
          <w:rPr>
            <w:noProof/>
            <w:webHidden/>
          </w:rPr>
          <w:fldChar w:fldCharType="separate"/>
        </w:r>
        <w:r w:rsidR="00140933">
          <w:rPr>
            <w:noProof/>
            <w:webHidden/>
          </w:rPr>
          <w:t>27</w:t>
        </w:r>
        <w:r w:rsidR="0021795E">
          <w:rPr>
            <w:noProof/>
            <w:webHidden/>
          </w:rPr>
          <w:fldChar w:fldCharType="end"/>
        </w:r>
      </w:hyperlink>
    </w:p>
    <w:p w:rsidR="0021795E" w:rsidRDefault="00755DC7">
      <w:pPr>
        <w:pStyle w:val="TOC2"/>
        <w:tabs>
          <w:tab w:val="left" w:pos="880"/>
          <w:tab w:val="right" w:leader="dot" w:pos="9350"/>
        </w:tabs>
        <w:rPr>
          <w:rFonts w:asciiTheme="minorHAnsi" w:eastAsiaTheme="minorEastAsia" w:hAnsiTheme="minorHAnsi" w:cstheme="minorBidi"/>
          <w:noProof/>
          <w:sz w:val="22"/>
          <w:szCs w:val="22"/>
        </w:rPr>
      </w:pPr>
      <w:hyperlink w:anchor="_Toc536792078" w:history="1">
        <w:r w:rsidR="0021795E" w:rsidRPr="006B0C02">
          <w:rPr>
            <w:rStyle w:val="Hyperlink"/>
            <w:noProof/>
          </w:rPr>
          <w:t>5.2</w:t>
        </w:r>
        <w:r w:rsidR="0021795E">
          <w:rPr>
            <w:rFonts w:asciiTheme="minorHAnsi" w:eastAsiaTheme="minorEastAsia" w:hAnsiTheme="minorHAnsi" w:cstheme="minorBidi"/>
            <w:noProof/>
            <w:sz w:val="22"/>
            <w:szCs w:val="22"/>
          </w:rPr>
          <w:tab/>
        </w:r>
        <w:r w:rsidR="0021795E" w:rsidRPr="006B0C02">
          <w:rPr>
            <w:rStyle w:val="Hyperlink"/>
            <w:noProof/>
          </w:rPr>
          <w:t>Command FIFOs</w:t>
        </w:r>
        <w:r w:rsidR="0021795E">
          <w:rPr>
            <w:noProof/>
            <w:webHidden/>
          </w:rPr>
          <w:tab/>
        </w:r>
        <w:r w:rsidR="0021795E">
          <w:rPr>
            <w:noProof/>
            <w:webHidden/>
          </w:rPr>
          <w:fldChar w:fldCharType="begin"/>
        </w:r>
        <w:r w:rsidR="0021795E">
          <w:rPr>
            <w:noProof/>
            <w:webHidden/>
          </w:rPr>
          <w:instrText xml:space="preserve"> PAGEREF _Toc536792078 \h </w:instrText>
        </w:r>
        <w:r w:rsidR="0021795E">
          <w:rPr>
            <w:noProof/>
            <w:webHidden/>
          </w:rPr>
        </w:r>
        <w:r w:rsidR="0021795E">
          <w:rPr>
            <w:noProof/>
            <w:webHidden/>
          </w:rPr>
          <w:fldChar w:fldCharType="separate"/>
        </w:r>
        <w:r w:rsidR="00140933">
          <w:rPr>
            <w:noProof/>
            <w:webHidden/>
          </w:rPr>
          <w:t>31</w:t>
        </w:r>
        <w:r w:rsidR="0021795E">
          <w:rPr>
            <w:noProof/>
            <w:webHidden/>
          </w:rPr>
          <w:fldChar w:fldCharType="end"/>
        </w:r>
      </w:hyperlink>
    </w:p>
    <w:p w:rsidR="0021795E" w:rsidRDefault="00755DC7">
      <w:pPr>
        <w:pStyle w:val="TOC2"/>
        <w:tabs>
          <w:tab w:val="left" w:pos="880"/>
          <w:tab w:val="right" w:leader="dot" w:pos="9350"/>
        </w:tabs>
        <w:rPr>
          <w:rFonts w:asciiTheme="minorHAnsi" w:eastAsiaTheme="minorEastAsia" w:hAnsiTheme="minorHAnsi" w:cstheme="minorBidi"/>
          <w:noProof/>
          <w:sz w:val="22"/>
          <w:szCs w:val="22"/>
        </w:rPr>
      </w:pPr>
      <w:hyperlink w:anchor="_Toc536792079" w:history="1">
        <w:r w:rsidR="0021795E" w:rsidRPr="006B0C02">
          <w:rPr>
            <w:rStyle w:val="Hyperlink"/>
            <w:noProof/>
          </w:rPr>
          <w:t>5.3</w:t>
        </w:r>
        <w:r w:rsidR="0021795E">
          <w:rPr>
            <w:rFonts w:asciiTheme="minorHAnsi" w:eastAsiaTheme="minorEastAsia" w:hAnsiTheme="minorHAnsi" w:cstheme="minorBidi"/>
            <w:noProof/>
            <w:sz w:val="22"/>
            <w:szCs w:val="22"/>
          </w:rPr>
          <w:tab/>
        </w:r>
        <w:r w:rsidR="0021795E" w:rsidRPr="006B0C02">
          <w:rPr>
            <w:rStyle w:val="Hyperlink"/>
            <w:noProof/>
          </w:rPr>
          <w:t>Key FIFOs</w:t>
        </w:r>
        <w:r w:rsidR="0021795E">
          <w:rPr>
            <w:noProof/>
            <w:webHidden/>
          </w:rPr>
          <w:tab/>
        </w:r>
        <w:r w:rsidR="0021795E">
          <w:rPr>
            <w:noProof/>
            <w:webHidden/>
          </w:rPr>
          <w:fldChar w:fldCharType="begin"/>
        </w:r>
        <w:r w:rsidR="0021795E">
          <w:rPr>
            <w:noProof/>
            <w:webHidden/>
          </w:rPr>
          <w:instrText xml:space="preserve"> PAGEREF _Toc536792079 \h </w:instrText>
        </w:r>
        <w:r w:rsidR="0021795E">
          <w:rPr>
            <w:noProof/>
            <w:webHidden/>
          </w:rPr>
        </w:r>
        <w:r w:rsidR="0021795E">
          <w:rPr>
            <w:noProof/>
            <w:webHidden/>
          </w:rPr>
          <w:fldChar w:fldCharType="separate"/>
        </w:r>
        <w:r w:rsidR="00140933">
          <w:rPr>
            <w:noProof/>
            <w:webHidden/>
          </w:rPr>
          <w:t>31</w:t>
        </w:r>
        <w:r w:rsidR="0021795E">
          <w:rPr>
            <w:noProof/>
            <w:webHidden/>
          </w:rPr>
          <w:fldChar w:fldCharType="end"/>
        </w:r>
      </w:hyperlink>
    </w:p>
    <w:p w:rsidR="0021795E" w:rsidRDefault="00755DC7">
      <w:pPr>
        <w:pStyle w:val="TOC2"/>
        <w:tabs>
          <w:tab w:val="left" w:pos="880"/>
          <w:tab w:val="right" w:leader="dot" w:pos="9350"/>
        </w:tabs>
        <w:rPr>
          <w:rFonts w:asciiTheme="minorHAnsi" w:eastAsiaTheme="minorEastAsia" w:hAnsiTheme="minorHAnsi" w:cstheme="minorBidi"/>
          <w:noProof/>
          <w:sz w:val="22"/>
          <w:szCs w:val="22"/>
        </w:rPr>
      </w:pPr>
      <w:hyperlink w:anchor="_Toc536792080" w:history="1">
        <w:r w:rsidR="0021795E" w:rsidRPr="006B0C02">
          <w:rPr>
            <w:rStyle w:val="Hyperlink"/>
            <w:noProof/>
          </w:rPr>
          <w:t>5.4</w:t>
        </w:r>
        <w:r w:rsidR="0021795E">
          <w:rPr>
            <w:rFonts w:asciiTheme="minorHAnsi" w:eastAsiaTheme="minorEastAsia" w:hAnsiTheme="minorHAnsi" w:cstheme="minorBidi"/>
            <w:noProof/>
            <w:sz w:val="22"/>
            <w:szCs w:val="22"/>
          </w:rPr>
          <w:tab/>
        </w:r>
        <w:r w:rsidR="0021795E" w:rsidRPr="006B0C02">
          <w:rPr>
            <w:rStyle w:val="Hyperlink"/>
            <w:noProof/>
          </w:rPr>
          <w:t>Other FIFOs</w:t>
        </w:r>
        <w:r w:rsidR="0021795E">
          <w:rPr>
            <w:noProof/>
            <w:webHidden/>
          </w:rPr>
          <w:tab/>
        </w:r>
        <w:r w:rsidR="0021795E">
          <w:rPr>
            <w:noProof/>
            <w:webHidden/>
          </w:rPr>
          <w:fldChar w:fldCharType="begin"/>
        </w:r>
        <w:r w:rsidR="0021795E">
          <w:rPr>
            <w:noProof/>
            <w:webHidden/>
          </w:rPr>
          <w:instrText xml:space="preserve"> PAGEREF _Toc536792080 \h </w:instrText>
        </w:r>
        <w:r w:rsidR="0021795E">
          <w:rPr>
            <w:noProof/>
            <w:webHidden/>
          </w:rPr>
        </w:r>
        <w:r w:rsidR="0021795E">
          <w:rPr>
            <w:noProof/>
            <w:webHidden/>
          </w:rPr>
          <w:fldChar w:fldCharType="separate"/>
        </w:r>
        <w:r w:rsidR="00140933">
          <w:rPr>
            <w:noProof/>
            <w:webHidden/>
          </w:rPr>
          <w:t>31</w:t>
        </w:r>
        <w:r w:rsidR="0021795E">
          <w:rPr>
            <w:noProof/>
            <w:webHidden/>
          </w:rPr>
          <w:fldChar w:fldCharType="end"/>
        </w:r>
      </w:hyperlink>
    </w:p>
    <w:p w:rsidR="0021795E" w:rsidRDefault="00755DC7">
      <w:pPr>
        <w:pStyle w:val="TOC2"/>
        <w:tabs>
          <w:tab w:val="left" w:pos="880"/>
          <w:tab w:val="right" w:leader="dot" w:pos="9350"/>
        </w:tabs>
        <w:rPr>
          <w:rFonts w:asciiTheme="minorHAnsi" w:eastAsiaTheme="minorEastAsia" w:hAnsiTheme="minorHAnsi" w:cstheme="minorBidi"/>
          <w:noProof/>
          <w:sz w:val="22"/>
          <w:szCs w:val="22"/>
        </w:rPr>
      </w:pPr>
      <w:hyperlink w:anchor="_Toc536792081" w:history="1">
        <w:r w:rsidR="0021795E" w:rsidRPr="006B0C02">
          <w:rPr>
            <w:rStyle w:val="Hyperlink"/>
            <w:noProof/>
          </w:rPr>
          <w:t>5.5</w:t>
        </w:r>
        <w:r w:rsidR="0021795E">
          <w:rPr>
            <w:rFonts w:asciiTheme="minorHAnsi" w:eastAsiaTheme="minorEastAsia" w:hAnsiTheme="minorHAnsi" w:cstheme="minorBidi"/>
            <w:noProof/>
            <w:sz w:val="22"/>
            <w:szCs w:val="22"/>
          </w:rPr>
          <w:tab/>
        </w:r>
        <w:r w:rsidR="0021795E" w:rsidRPr="006B0C02">
          <w:rPr>
            <w:rStyle w:val="Hyperlink"/>
            <w:noProof/>
          </w:rPr>
          <w:t>IV Processor</w:t>
        </w:r>
        <w:r w:rsidR="0021795E">
          <w:rPr>
            <w:noProof/>
            <w:webHidden/>
          </w:rPr>
          <w:tab/>
        </w:r>
        <w:r w:rsidR="0021795E">
          <w:rPr>
            <w:noProof/>
            <w:webHidden/>
          </w:rPr>
          <w:fldChar w:fldCharType="begin"/>
        </w:r>
        <w:r w:rsidR="0021795E">
          <w:rPr>
            <w:noProof/>
            <w:webHidden/>
          </w:rPr>
          <w:instrText xml:space="preserve"> PAGEREF _Toc536792081 \h </w:instrText>
        </w:r>
        <w:r w:rsidR="0021795E">
          <w:rPr>
            <w:noProof/>
            <w:webHidden/>
          </w:rPr>
        </w:r>
        <w:r w:rsidR="0021795E">
          <w:rPr>
            <w:noProof/>
            <w:webHidden/>
          </w:rPr>
          <w:fldChar w:fldCharType="separate"/>
        </w:r>
        <w:r w:rsidR="00140933">
          <w:rPr>
            <w:noProof/>
            <w:webHidden/>
          </w:rPr>
          <w:t>32</w:t>
        </w:r>
        <w:r w:rsidR="0021795E">
          <w:rPr>
            <w:noProof/>
            <w:webHidden/>
          </w:rPr>
          <w:fldChar w:fldCharType="end"/>
        </w:r>
      </w:hyperlink>
    </w:p>
    <w:p w:rsidR="0021795E" w:rsidRDefault="00755DC7">
      <w:pPr>
        <w:pStyle w:val="TOC1"/>
        <w:rPr>
          <w:rFonts w:asciiTheme="minorHAnsi" w:eastAsiaTheme="minorEastAsia" w:hAnsiTheme="minorHAnsi" w:cstheme="minorBidi"/>
          <w:sz w:val="22"/>
          <w:szCs w:val="22"/>
        </w:rPr>
      </w:pPr>
      <w:hyperlink w:anchor="_Toc536792082" w:history="1">
        <w:r w:rsidR="0021795E" w:rsidRPr="006B0C02">
          <w:rPr>
            <w:rStyle w:val="Hyperlink"/>
          </w:rPr>
          <w:t>6</w:t>
        </w:r>
        <w:r w:rsidR="0021795E">
          <w:rPr>
            <w:rFonts w:asciiTheme="minorHAnsi" w:eastAsiaTheme="minorEastAsia" w:hAnsiTheme="minorHAnsi" w:cstheme="minorBidi"/>
            <w:sz w:val="22"/>
            <w:szCs w:val="22"/>
          </w:rPr>
          <w:tab/>
        </w:r>
        <w:r w:rsidR="0021795E" w:rsidRPr="006B0C02">
          <w:rPr>
            <w:rStyle w:val="Hyperlink"/>
          </w:rPr>
          <w:t>Cipher Setup Example</w:t>
        </w:r>
        <w:r w:rsidR="0021795E">
          <w:rPr>
            <w:webHidden/>
          </w:rPr>
          <w:tab/>
        </w:r>
        <w:r w:rsidR="0021795E">
          <w:rPr>
            <w:webHidden/>
          </w:rPr>
          <w:fldChar w:fldCharType="begin"/>
        </w:r>
        <w:r w:rsidR="0021795E">
          <w:rPr>
            <w:webHidden/>
          </w:rPr>
          <w:instrText xml:space="preserve"> PAGEREF _Toc536792082 \h </w:instrText>
        </w:r>
        <w:r w:rsidR="0021795E">
          <w:rPr>
            <w:webHidden/>
          </w:rPr>
        </w:r>
        <w:r w:rsidR="0021795E">
          <w:rPr>
            <w:webHidden/>
          </w:rPr>
          <w:fldChar w:fldCharType="separate"/>
        </w:r>
        <w:r w:rsidR="00140933">
          <w:rPr>
            <w:webHidden/>
          </w:rPr>
          <w:t>33</w:t>
        </w:r>
        <w:r w:rsidR="0021795E">
          <w:rPr>
            <w:webHidden/>
          </w:rPr>
          <w:fldChar w:fldCharType="end"/>
        </w:r>
      </w:hyperlink>
    </w:p>
    <w:p w:rsidR="0021795E" w:rsidRDefault="00755DC7">
      <w:pPr>
        <w:pStyle w:val="TOC1"/>
        <w:rPr>
          <w:rFonts w:asciiTheme="minorHAnsi" w:eastAsiaTheme="minorEastAsia" w:hAnsiTheme="minorHAnsi" w:cstheme="minorBidi"/>
          <w:sz w:val="22"/>
          <w:szCs w:val="22"/>
        </w:rPr>
      </w:pPr>
      <w:hyperlink w:anchor="_Toc536792083" w:history="1">
        <w:r w:rsidR="0021795E" w:rsidRPr="006B0C02">
          <w:rPr>
            <w:rStyle w:val="Hyperlink"/>
          </w:rPr>
          <w:t>7</w:t>
        </w:r>
        <w:r w:rsidR="0021795E">
          <w:rPr>
            <w:rFonts w:asciiTheme="minorHAnsi" w:eastAsiaTheme="minorEastAsia" w:hAnsiTheme="minorHAnsi" w:cstheme="minorBidi"/>
            <w:sz w:val="22"/>
            <w:szCs w:val="22"/>
          </w:rPr>
          <w:tab/>
        </w:r>
        <w:r w:rsidR="0021795E" w:rsidRPr="006B0C02">
          <w:rPr>
            <w:rStyle w:val="Hyperlink"/>
          </w:rPr>
          <w:t>Hash Setup Example</w:t>
        </w:r>
        <w:r w:rsidR="0021795E">
          <w:rPr>
            <w:webHidden/>
          </w:rPr>
          <w:tab/>
        </w:r>
        <w:r w:rsidR="0021795E">
          <w:rPr>
            <w:webHidden/>
          </w:rPr>
          <w:fldChar w:fldCharType="begin"/>
        </w:r>
        <w:r w:rsidR="0021795E">
          <w:rPr>
            <w:webHidden/>
          </w:rPr>
          <w:instrText xml:space="preserve"> PAGEREF _Toc536792083 \h </w:instrText>
        </w:r>
        <w:r w:rsidR="0021795E">
          <w:rPr>
            <w:webHidden/>
          </w:rPr>
        </w:r>
        <w:r w:rsidR="0021795E">
          <w:rPr>
            <w:webHidden/>
          </w:rPr>
          <w:fldChar w:fldCharType="separate"/>
        </w:r>
        <w:r w:rsidR="00140933">
          <w:rPr>
            <w:webHidden/>
          </w:rPr>
          <w:t>34</w:t>
        </w:r>
        <w:r w:rsidR="0021795E">
          <w:rPr>
            <w:webHidden/>
          </w:rPr>
          <w:fldChar w:fldCharType="end"/>
        </w:r>
      </w:hyperlink>
    </w:p>
    <w:p w:rsidR="0021795E" w:rsidRDefault="00755DC7">
      <w:pPr>
        <w:pStyle w:val="TOC1"/>
        <w:rPr>
          <w:rFonts w:asciiTheme="minorHAnsi" w:eastAsiaTheme="minorEastAsia" w:hAnsiTheme="minorHAnsi" w:cstheme="minorBidi"/>
          <w:sz w:val="22"/>
          <w:szCs w:val="22"/>
        </w:rPr>
      </w:pPr>
      <w:hyperlink w:anchor="_Toc536792084" w:history="1">
        <w:r w:rsidR="0021795E" w:rsidRPr="006B0C02">
          <w:rPr>
            <w:rStyle w:val="Hyperlink"/>
          </w:rPr>
          <w:t>8</w:t>
        </w:r>
        <w:r w:rsidR="0021795E">
          <w:rPr>
            <w:rFonts w:asciiTheme="minorHAnsi" w:eastAsiaTheme="minorEastAsia" w:hAnsiTheme="minorHAnsi" w:cstheme="minorBidi"/>
            <w:sz w:val="22"/>
            <w:szCs w:val="22"/>
          </w:rPr>
          <w:tab/>
        </w:r>
        <w:r w:rsidR="0021795E" w:rsidRPr="006B0C02">
          <w:rPr>
            <w:rStyle w:val="Hyperlink"/>
          </w:rPr>
          <w:t>Test V</w:t>
        </w:r>
        <w:r w:rsidR="0021795E" w:rsidRPr="006B0C02">
          <w:rPr>
            <w:rStyle w:val="Hyperlink"/>
          </w:rPr>
          <w:t>e</w:t>
        </w:r>
        <w:r w:rsidR="0021795E" w:rsidRPr="006B0C02">
          <w:rPr>
            <w:rStyle w:val="Hyperlink"/>
          </w:rPr>
          <w:t>ctors</w:t>
        </w:r>
        <w:r w:rsidR="0021795E">
          <w:rPr>
            <w:webHidden/>
          </w:rPr>
          <w:tab/>
        </w:r>
        <w:r w:rsidR="0021795E">
          <w:rPr>
            <w:webHidden/>
          </w:rPr>
          <w:fldChar w:fldCharType="begin"/>
        </w:r>
        <w:r w:rsidR="0021795E">
          <w:rPr>
            <w:webHidden/>
          </w:rPr>
          <w:instrText xml:space="preserve"> PAGEREF _Toc536792084 \h </w:instrText>
        </w:r>
        <w:r w:rsidR="0021795E">
          <w:rPr>
            <w:webHidden/>
          </w:rPr>
        </w:r>
        <w:r w:rsidR="0021795E">
          <w:rPr>
            <w:webHidden/>
          </w:rPr>
          <w:fldChar w:fldCharType="separate"/>
        </w:r>
        <w:r w:rsidR="00140933">
          <w:rPr>
            <w:webHidden/>
          </w:rPr>
          <w:t>35</w:t>
        </w:r>
        <w:r w:rsidR="0021795E">
          <w:rPr>
            <w:webHidden/>
          </w:rPr>
          <w:fldChar w:fldCharType="end"/>
        </w:r>
      </w:hyperlink>
    </w:p>
    <w:p w:rsidR="0021795E" w:rsidRDefault="00755DC7">
      <w:pPr>
        <w:pStyle w:val="TOC2"/>
        <w:tabs>
          <w:tab w:val="left" w:pos="880"/>
          <w:tab w:val="right" w:leader="dot" w:pos="9350"/>
        </w:tabs>
        <w:rPr>
          <w:rFonts w:asciiTheme="minorHAnsi" w:eastAsiaTheme="minorEastAsia" w:hAnsiTheme="minorHAnsi" w:cstheme="minorBidi"/>
          <w:noProof/>
          <w:sz w:val="22"/>
          <w:szCs w:val="22"/>
        </w:rPr>
      </w:pPr>
      <w:hyperlink w:anchor="_Toc536792085" w:history="1">
        <w:r w:rsidR="0021795E" w:rsidRPr="006B0C02">
          <w:rPr>
            <w:rStyle w:val="Hyperlink"/>
            <w:noProof/>
          </w:rPr>
          <w:t>8.1</w:t>
        </w:r>
        <w:r w:rsidR="0021795E">
          <w:rPr>
            <w:rFonts w:asciiTheme="minorHAnsi" w:eastAsiaTheme="minorEastAsia" w:hAnsiTheme="minorHAnsi" w:cstheme="minorBidi"/>
            <w:noProof/>
            <w:sz w:val="22"/>
            <w:szCs w:val="22"/>
          </w:rPr>
          <w:tab/>
        </w:r>
        <w:r w:rsidR="0021795E" w:rsidRPr="006B0C02">
          <w:rPr>
            <w:rStyle w:val="Hyperlink"/>
            <w:noProof/>
          </w:rPr>
          <w:t>Setup</w:t>
        </w:r>
        <w:r w:rsidR="0021795E">
          <w:rPr>
            <w:noProof/>
            <w:webHidden/>
          </w:rPr>
          <w:tab/>
        </w:r>
        <w:r w:rsidR="0021795E">
          <w:rPr>
            <w:noProof/>
            <w:webHidden/>
          </w:rPr>
          <w:fldChar w:fldCharType="begin"/>
        </w:r>
        <w:r w:rsidR="0021795E">
          <w:rPr>
            <w:noProof/>
            <w:webHidden/>
          </w:rPr>
          <w:instrText xml:space="preserve"> PAGEREF _Toc536792085 \h </w:instrText>
        </w:r>
        <w:r w:rsidR="0021795E">
          <w:rPr>
            <w:noProof/>
            <w:webHidden/>
          </w:rPr>
        </w:r>
        <w:r w:rsidR="0021795E">
          <w:rPr>
            <w:noProof/>
            <w:webHidden/>
          </w:rPr>
          <w:fldChar w:fldCharType="separate"/>
        </w:r>
        <w:r w:rsidR="00140933">
          <w:rPr>
            <w:noProof/>
            <w:webHidden/>
          </w:rPr>
          <w:t>35</w:t>
        </w:r>
        <w:r w:rsidR="0021795E">
          <w:rPr>
            <w:noProof/>
            <w:webHidden/>
          </w:rPr>
          <w:fldChar w:fldCharType="end"/>
        </w:r>
      </w:hyperlink>
    </w:p>
    <w:p w:rsidR="0021795E" w:rsidRDefault="00755DC7">
      <w:pPr>
        <w:pStyle w:val="TOC2"/>
        <w:tabs>
          <w:tab w:val="left" w:pos="880"/>
          <w:tab w:val="right" w:leader="dot" w:pos="9350"/>
        </w:tabs>
        <w:rPr>
          <w:rFonts w:asciiTheme="minorHAnsi" w:eastAsiaTheme="minorEastAsia" w:hAnsiTheme="minorHAnsi" w:cstheme="minorBidi"/>
          <w:noProof/>
          <w:sz w:val="22"/>
          <w:szCs w:val="22"/>
        </w:rPr>
      </w:pPr>
      <w:hyperlink w:anchor="_Toc536792086" w:history="1">
        <w:r w:rsidR="0021795E" w:rsidRPr="006B0C02">
          <w:rPr>
            <w:rStyle w:val="Hyperlink"/>
            <w:noProof/>
          </w:rPr>
          <w:t>8.2</w:t>
        </w:r>
        <w:r w:rsidR="0021795E">
          <w:rPr>
            <w:rFonts w:asciiTheme="minorHAnsi" w:eastAsiaTheme="minorEastAsia" w:hAnsiTheme="minorHAnsi" w:cstheme="minorBidi"/>
            <w:noProof/>
            <w:sz w:val="22"/>
            <w:szCs w:val="22"/>
          </w:rPr>
          <w:tab/>
        </w:r>
        <w:r w:rsidR="0021795E" w:rsidRPr="006B0C02">
          <w:rPr>
            <w:rStyle w:val="Hyperlink"/>
            <w:noProof/>
          </w:rPr>
          <w:t>CMD TLV</w:t>
        </w:r>
        <w:r w:rsidR="0021795E">
          <w:rPr>
            <w:noProof/>
            <w:webHidden/>
          </w:rPr>
          <w:tab/>
        </w:r>
        <w:r w:rsidR="0021795E">
          <w:rPr>
            <w:noProof/>
            <w:webHidden/>
          </w:rPr>
          <w:fldChar w:fldCharType="begin"/>
        </w:r>
        <w:r w:rsidR="0021795E">
          <w:rPr>
            <w:noProof/>
            <w:webHidden/>
          </w:rPr>
          <w:instrText xml:space="preserve"> PAGEREF _Toc536792086 \h </w:instrText>
        </w:r>
        <w:r w:rsidR="0021795E">
          <w:rPr>
            <w:noProof/>
            <w:webHidden/>
          </w:rPr>
        </w:r>
        <w:r w:rsidR="0021795E">
          <w:rPr>
            <w:noProof/>
            <w:webHidden/>
          </w:rPr>
          <w:fldChar w:fldCharType="separate"/>
        </w:r>
        <w:r w:rsidR="00140933">
          <w:rPr>
            <w:noProof/>
            <w:webHidden/>
          </w:rPr>
          <w:t>35</w:t>
        </w:r>
        <w:r w:rsidR="0021795E">
          <w:rPr>
            <w:noProof/>
            <w:webHidden/>
          </w:rPr>
          <w:fldChar w:fldCharType="end"/>
        </w:r>
      </w:hyperlink>
    </w:p>
    <w:p w:rsidR="0021795E" w:rsidRDefault="00755DC7">
      <w:pPr>
        <w:pStyle w:val="TOC2"/>
        <w:tabs>
          <w:tab w:val="left" w:pos="880"/>
          <w:tab w:val="right" w:leader="dot" w:pos="9350"/>
        </w:tabs>
        <w:rPr>
          <w:rFonts w:asciiTheme="minorHAnsi" w:eastAsiaTheme="minorEastAsia" w:hAnsiTheme="minorHAnsi" w:cstheme="minorBidi"/>
          <w:noProof/>
          <w:sz w:val="22"/>
          <w:szCs w:val="22"/>
        </w:rPr>
      </w:pPr>
      <w:hyperlink w:anchor="_Toc536792087" w:history="1">
        <w:r w:rsidR="0021795E" w:rsidRPr="006B0C02">
          <w:rPr>
            <w:rStyle w:val="Hyperlink"/>
            <w:noProof/>
          </w:rPr>
          <w:t>8.3</w:t>
        </w:r>
        <w:r w:rsidR="0021795E">
          <w:rPr>
            <w:rFonts w:asciiTheme="minorHAnsi" w:eastAsiaTheme="minorEastAsia" w:hAnsiTheme="minorHAnsi" w:cstheme="minorBidi"/>
            <w:noProof/>
            <w:sz w:val="22"/>
            <w:szCs w:val="22"/>
          </w:rPr>
          <w:tab/>
        </w:r>
        <w:r w:rsidR="0021795E" w:rsidRPr="006B0C02">
          <w:rPr>
            <w:rStyle w:val="Hyperlink"/>
            <w:noProof/>
          </w:rPr>
          <w:t>Key TLV</w:t>
        </w:r>
        <w:r w:rsidR="0021795E">
          <w:rPr>
            <w:noProof/>
            <w:webHidden/>
          </w:rPr>
          <w:tab/>
        </w:r>
        <w:r w:rsidR="0021795E">
          <w:rPr>
            <w:noProof/>
            <w:webHidden/>
          </w:rPr>
          <w:fldChar w:fldCharType="begin"/>
        </w:r>
        <w:r w:rsidR="0021795E">
          <w:rPr>
            <w:noProof/>
            <w:webHidden/>
          </w:rPr>
          <w:instrText xml:space="preserve"> PAGEREF _Toc536792087 \h </w:instrText>
        </w:r>
        <w:r w:rsidR="0021795E">
          <w:rPr>
            <w:noProof/>
            <w:webHidden/>
          </w:rPr>
        </w:r>
        <w:r w:rsidR="0021795E">
          <w:rPr>
            <w:noProof/>
            <w:webHidden/>
          </w:rPr>
          <w:fldChar w:fldCharType="separate"/>
        </w:r>
        <w:r w:rsidR="00140933">
          <w:rPr>
            <w:noProof/>
            <w:webHidden/>
          </w:rPr>
          <w:t>35</w:t>
        </w:r>
        <w:r w:rsidR="0021795E">
          <w:rPr>
            <w:noProof/>
            <w:webHidden/>
          </w:rPr>
          <w:fldChar w:fldCharType="end"/>
        </w:r>
      </w:hyperlink>
    </w:p>
    <w:p w:rsidR="0021795E" w:rsidRDefault="00755DC7">
      <w:pPr>
        <w:pStyle w:val="TOC2"/>
        <w:tabs>
          <w:tab w:val="left" w:pos="880"/>
          <w:tab w:val="right" w:leader="dot" w:pos="9350"/>
        </w:tabs>
        <w:rPr>
          <w:rFonts w:asciiTheme="minorHAnsi" w:eastAsiaTheme="minorEastAsia" w:hAnsiTheme="minorHAnsi" w:cstheme="minorBidi"/>
          <w:noProof/>
          <w:sz w:val="22"/>
          <w:szCs w:val="22"/>
        </w:rPr>
      </w:pPr>
      <w:hyperlink w:anchor="_Toc536792088" w:history="1">
        <w:r w:rsidR="0021795E" w:rsidRPr="006B0C02">
          <w:rPr>
            <w:rStyle w:val="Hyperlink"/>
            <w:noProof/>
          </w:rPr>
          <w:t>8.4</w:t>
        </w:r>
        <w:r w:rsidR="0021795E">
          <w:rPr>
            <w:rFonts w:asciiTheme="minorHAnsi" w:eastAsiaTheme="minorEastAsia" w:hAnsiTheme="minorHAnsi" w:cstheme="minorBidi"/>
            <w:noProof/>
            <w:sz w:val="22"/>
            <w:szCs w:val="22"/>
          </w:rPr>
          <w:tab/>
        </w:r>
        <w:r w:rsidR="0021795E" w:rsidRPr="006B0C02">
          <w:rPr>
            <w:rStyle w:val="Hyperlink"/>
            <w:noProof/>
          </w:rPr>
          <w:t>FRMD_USER_VM TLV</w:t>
        </w:r>
        <w:r w:rsidR="0021795E">
          <w:rPr>
            <w:noProof/>
            <w:webHidden/>
          </w:rPr>
          <w:tab/>
        </w:r>
        <w:r w:rsidR="0021795E">
          <w:rPr>
            <w:noProof/>
            <w:webHidden/>
          </w:rPr>
          <w:fldChar w:fldCharType="begin"/>
        </w:r>
        <w:r w:rsidR="0021795E">
          <w:rPr>
            <w:noProof/>
            <w:webHidden/>
          </w:rPr>
          <w:instrText xml:space="preserve"> PAGEREF _Toc536792088 \h </w:instrText>
        </w:r>
        <w:r w:rsidR="0021795E">
          <w:rPr>
            <w:noProof/>
            <w:webHidden/>
          </w:rPr>
        </w:r>
        <w:r w:rsidR="0021795E">
          <w:rPr>
            <w:noProof/>
            <w:webHidden/>
          </w:rPr>
          <w:fldChar w:fldCharType="separate"/>
        </w:r>
        <w:r w:rsidR="00140933">
          <w:rPr>
            <w:noProof/>
            <w:webHidden/>
          </w:rPr>
          <w:t>36</w:t>
        </w:r>
        <w:r w:rsidR="0021795E">
          <w:rPr>
            <w:noProof/>
            <w:webHidden/>
          </w:rPr>
          <w:fldChar w:fldCharType="end"/>
        </w:r>
      </w:hyperlink>
    </w:p>
    <w:p w:rsidR="0021795E" w:rsidRDefault="00755DC7">
      <w:pPr>
        <w:pStyle w:val="TOC2"/>
        <w:tabs>
          <w:tab w:val="left" w:pos="880"/>
          <w:tab w:val="right" w:leader="dot" w:pos="9350"/>
        </w:tabs>
        <w:rPr>
          <w:rFonts w:asciiTheme="minorHAnsi" w:eastAsiaTheme="minorEastAsia" w:hAnsiTheme="minorHAnsi" w:cstheme="minorBidi"/>
          <w:noProof/>
          <w:sz w:val="22"/>
          <w:szCs w:val="22"/>
        </w:rPr>
      </w:pPr>
      <w:hyperlink w:anchor="_Toc536792089" w:history="1">
        <w:r w:rsidR="0021795E" w:rsidRPr="006B0C02">
          <w:rPr>
            <w:rStyle w:val="Hyperlink"/>
            <w:noProof/>
          </w:rPr>
          <w:t>8.5</w:t>
        </w:r>
        <w:r w:rsidR="0021795E">
          <w:rPr>
            <w:rFonts w:asciiTheme="minorHAnsi" w:eastAsiaTheme="minorEastAsia" w:hAnsiTheme="minorHAnsi" w:cstheme="minorBidi"/>
            <w:noProof/>
            <w:sz w:val="22"/>
            <w:szCs w:val="22"/>
          </w:rPr>
          <w:tab/>
        </w:r>
        <w:r w:rsidR="0021795E" w:rsidRPr="006B0C02">
          <w:rPr>
            <w:rStyle w:val="Hyperlink"/>
            <w:noProof/>
          </w:rPr>
          <w:t>Data TLV</w:t>
        </w:r>
        <w:r w:rsidR="0021795E">
          <w:rPr>
            <w:noProof/>
            <w:webHidden/>
          </w:rPr>
          <w:tab/>
        </w:r>
        <w:r w:rsidR="0021795E">
          <w:rPr>
            <w:noProof/>
            <w:webHidden/>
          </w:rPr>
          <w:fldChar w:fldCharType="begin"/>
        </w:r>
        <w:r w:rsidR="0021795E">
          <w:rPr>
            <w:noProof/>
            <w:webHidden/>
          </w:rPr>
          <w:instrText xml:space="preserve"> PAGEREF _Toc536792089 \h </w:instrText>
        </w:r>
        <w:r w:rsidR="0021795E">
          <w:rPr>
            <w:noProof/>
            <w:webHidden/>
          </w:rPr>
        </w:r>
        <w:r w:rsidR="0021795E">
          <w:rPr>
            <w:noProof/>
            <w:webHidden/>
          </w:rPr>
          <w:fldChar w:fldCharType="separate"/>
        </w:r>
        <w:r w:rsidR="00140933">
          <w:rPr>
            <w:noProof/>
            <w:webHidden/>
          </w:rPr>
          <w:t>36</w:t>
        </w:r>
        <w:r w:rsidR="0021795E">
          <w:rPr>
            <w:noProof/>
            <w:webHidden/>
          </w:rPr>
          <w:fldChar w:fldCharType="end"/>
        </w:r>
      </w:hyperlink>
    </w:p>
    <w:p w:rsidR="0021795E" w:rsidRDefault="00755DC7">
      <w:pPr>
        <w:pStyle w:val="TOC1"/>
        <w:rPr>
          <w:rFonts w:asciiTheme="minorHAnsi" w:eastAsiaTheme="minorEastAsia" w:hAnsiTheme="minorHAnsi" w:cstheme="minorBidi"/>
          <w:sz w:val="22"/>
          <w:szCs w:val="22"/>
        </w:rPr>
      </w:pPr>
      <w:hyperlink w:anchor="_Toc536792090" w:history="1">
        <w:r w:rsidR="0021795E" w:rsidRPr="006B0C02">
          <w:rPr>
            <w:rStyle w:val="Hyperlink"/>
          </w:rPr>
          <w:t>9</w:t>
        </w:r>
        <w:r w:rsidR="0021795E">
          <w:rPr>
            <w:rFonts w:asciiTheme="minorHAnsi" w:eastAsiaTheme="minorEastAsia" w:hAnsiTheme="minorHAnsi" w:cstheme="minorBidi"/>
            <w:sz w:val="22"/>
            <w:szCs w:val="22"/>
          </w:rPr>
          <w:tab/>
        </w:r>
        <w:r w:rsidR="0021795E" w:rsidRPr="006B0C02">
          <w:rPr>
            <w:rStyle w:val="Hyperlink"/>
          </w:rPr>
          <w:t>Statistics</w:t>
        </w:r>
        <w:r w:rsidR="0021795E">
          <w:rPr>
            <w:webHidden/>
          </w:rPr>
          <w:tab/>
        </w:r>
        <w:r w:rsidR="0021795E">
          <w:rPr>
            <w:webHidden/>
          </w:rPr>
          <w:fldChar w:fldCharType="begin"/>
        </w:r>
        <w:r w:rsidR="0021795E">
          <w:rPr>
            <w:webHidden/>
          </w:rPr>
          <w:instrText xml:space="preserve"> PAGEREF _Toc536792090 \h </w:instrText>
        </w:r>
        <w:r w:rsidR="0021795E">
          <w:rPr>
            <w:webHidden/>
          </w:rPr>
        </w:r>
        <w:r w:rsidR="0021795E">
          <w:rPr>
            <w:webHidden/>
          </w:rPr>
          <w:fldChar w:fldCharType="separate"/>
        </w:r>
        <w:r w:rsidR="00140933">
          <w:rPr>
            <w:webHidden/>
          </w:rPr>
          <w:t>37</w:t>
        </w:r>
        <w:r w:rsidR="0021795E">
          <w:rPr>
            <w:webHidden/>
          </w:rPr>
          <w:fldChar w:fldCharType="end"/>
        </w:r>
      </w:hyperlink>
    </w:p>
    <w:p w:rsidR="0021795E" w:rsidRDefault="00755DC7">
      <w:pPr>
        <w:pStyle w:val="TOC1"/>
        <w:rPr>
          <w:rFonts w:asciiTheme="minorHAnsi" w:eastAsiaTheme="minorEastAsia" w:hAnsiTheme="minorHAnsi" w:cstheme="minorBidi"/>
          <w:sz w:val="22"/>
          <w:szCs w:val="22"/>
        </w:rPr>
      </w:pPr>
      <w:hyperlink w:anchor="_Toc536792091" w:history="1">
        <w:r w:rsidR="0021795E" w:rsidRPr="006B0C02">
          <w:rPr>
            <w:rStyle w:val="Hyperlink"/>
          </w:rPr>
          <w:t>10</w:t>
        </w:r>
        <w:r w:rsidR="0021795E">
          <w:rPr>
            <w:rFonts w:asciiTheme="minorHAnsi" w:eastAsiaTheme="minorEastAsia" w:hAnsiTheme="minorHAnsi" w:cstheme="minorBidi"/>
            <w:sz w:val="22"/>
            <w:szCs w:val="22"/>
          </w:rPr>
          <w:tab/>
        </w:r>
        <w:r w:rsidR="0021795E" w:rsidRPr="006B0C02">
          <w:rPr>
            <w:rStyle w:val="Hyperlink"/>
          </w:rPr>
          <w:t>Interrupts</w:t>
        </w:r>
        <w:r w:rsidR="0021795E">
          <w:rPr>
            <w:webHidden/>
          </w:rPr>
          <w:tab/>
        </w:r>
        <w:r w:rsidR="0021795E">
          <w:rPr>
            <w:webHidden/>
          </w:rPr>
          <w:fldChar w:fldCharType="begin"/>
        </w:r>
        <w:r w:rsidR="0021795E">
          <w:rPr>
            <w:webHidden/>
          </w:rPr>
          <w:instrText xml:space="preserve"> PAGEREF _Toc536792091 \h </w:instrText>
        </w:r>
        <w:r w:rsidR="0021795E">
          <w:rPr>
            <w:webHidden/>
          </w:rPr>
        </w:r>
        <w:r w:rsidR="0021795E">
          <w:rPr>
            <w:webHidden/>
          </w:rPr>
          <w:fldChar w:fldCharType="separate"/>
        </w:r>
        <w:r w:rsidR="00140933">
          <w:rPr>
            <w:webHidden/>
          </w:rPr>
          <w:t>38</w:t>
        </w:r>
        <w:r w:rsidR="0021795E">
          <w:rPr>
            <w:webHidden/>
          </w:rPr>
          <w:fldChar w:fldCharType="end"/>
        </w:r>
      </w:hyperlink>
    </w:p>
    <w:p w:rsidR="0021795E" w:rsidRDefault="00755DC7">
      <w:pPr>
        <w:pStyle w:val="TOC1"/>
        <w:rPr>
          <w:rFonts w:asciiTheme="minorHAnsi" w:eastAsiaTheme="minorEastAsia" w:hAnsiTheme="minorHAnsi" w:cstheme="minorBidi"/>
          <w:sz w:val="22"/>
          <w:szCs w:val="22"/>
        </w:rPr>
      </w:pPr>
      <w:hyperlink w:anchor="_Toc536792092" w:history="1">
        <w:r w:rsidR="0021795E" w:rsidRPr="006B0C02">
          <w:rPr>
            <w:rStyle w:val="Hyperlink"/>
          </w:rPr>
          <w:t>11</w:t>
        </w:r>
        <w:r w:rsidR="0021795E">
          <w:rPr>
            <w:rFonts w:asciiTheme="minorHAnsi" w:eastAsiaTheme="minorEastAsia" w:hAnsiTheme="minorHAnsi" w:cstheme="minorBidi"/>
            <w:sz w:val="22"/>
            <w:szCs w:val="22"/>
          </w:rPr>
          <w:tab/>
        </w:r>
        <w:r w:rsidR="0021795E" w:rsidRPr="006B0C02">
          <w:rPr>
            <w:rStyle w:val="Hyperlink"/>
          </w:rPr>
          <w:t>References</w:t>
        </w:r>
        <w:r w:rsidR="0021795E">
          <w:rPr>
            <w:webHidden/>
          </w:rPr>
          <w:tab/>
        </w:r>
        <w:r w:rsidR="0021795E">
          <w:rPr>
            <w:webHidden/>
          </w:rPr>
          <w:fldChar w:fldCharType="begin"/>
        </w:r>
        <w:r w:rsidR="0021795E">
          <w:rPr>
            <w:webHidden/>
          </w:rPr>
          <w:instrText xml:space="preserve"> PAGEREF _Toc536792092 \h </w:instrText>
        </w:r>
        <w:r w:rsidR="0021795E">
          <w:rPr>
            <w:webHidden/>
          </w:rPr>
        </w:r>
        <w:r w:rsidR="0021795E">
          <w:rPr>
            <w:webHidden/>
          </w:rPr>
          <w:fldChar w:fldCharType="separate"/>
        </w:r>
        <w:r w:rsidR="00140933">
          <w:rPr>
            <w:webHidden/>
          </w:rPr>
          <w:t>39</w:t>
        </w:r>
        <w:r w:rsidR="0021795E">
          <w:rPr>
            <w:webHidden/>
          </w:rPr>
          <w:fldChar w:fldCharType="end"/>
        </w:r>
      </w:hyperlink>
    </w:p>
    <w:p w:rsidR="0021795E" w:rsidRDefault="00755DC7">
      <w:pPr>
        <w:pStyle w:val="TOC1"/>
        <w:rPr>
          <w:rFonts w:asciiTheme="minorHAnsi" w:eastAsiaTheme="minorEastAsia" w:hAnsiTheme="minorHAnsi" w:cstheme="minorBidi"/>
          <w:sz w:val="22"/>
          <w:szCs w:val="22"/>
        </w:rPr>
      </w:pPr>
      <w:hyperlink w:anchor="_Toc536792093" w:history="1">
        <w:r w:rsidR="0021795E" w:rsidRPr="006B0C02">
          <w:rPr>
            <w:rStyle w:val="Hyperlink"/>
          </w:rPr>
          <w:t>12</w:t>
        </w:r>
        <w:r w:rsidR="0021795E">
          <w:rPr>
            <w:rFonts w:asciiTheme="minorHAnsi" w:eastAsiaTheme="minorEastAsia" w:hAnsiTheme="minorHAnsi" w:cstheme="minorBidi"/>
            <w:sz w:val="22"/>
            <w:szCs w:val="22"/>
          </w:rPr>
          <w:tab/>
        </w:r>
        <w:r w:rsidR="0021795E" w:rsidRPr="006B0C02">
          <w:rPr>
            <w:rStyle w:val="Hyperlink"/>
          </w:rPr>
          <w:t>List of Figures</w:t>
        </w:r>
        <w:r w:rsidR="0021795E">
          <w:rPr>
            <w:webHidden/>
          </w:rPr>
          <w:tab/>
        </w:r>
        <w:r w:rsidR="0021795E">
          <w:rPr>
            <w:webHidden/>
          </w:rPr>
          <w:fldChar w:fldCharType="begin"/>
        </w:r>
        <w:r w:rsidR="0021795E">
          <w:rPr>
            <w:webHidden/>
          </w:rPr>
          <w:instrText xml:space="preserve"> PAGEREF _Toc536792093 \h </w:instrText>
        </w:r>
        <w:r w:rsidR="0021795E">
          <w:rPr>
            <w:webHidden/>
          </w:rPr>
        </w:r>
        <w:r w:rsidR="0021795E">
          <w:rPr>
            <w:webHidden/>
          </w:rPr>
          <w:fldChar w:fldCharType="separate"/>
        </w:r>
        <w:r w:rsidR="00140933">
          <w:rPr>
            <w:webHidden/>
          </w:rPr>
          <w:t>40</w:t>
        </w:r>
        <w:r w:rsidR="0021795E">
          <w:rPr>
            <w:webHidden/>
          </w:rPr>
          <w:fldChar w:fldCharType="end"/>
        </w:r>
      </w:hyperlink>
    </w:p>
    <w:p w:rsidR="0021795E" w:rsidRDefault="00755DC7">
      <w:pPr>
        <w:pStyle w:val="TOC1"/>
        <w:rPr>
          <w:rFonts w:asciiTheme="minorHAnsi" w:eastAsiaTheme="minorEastAsia" w:hAnsiTheme="minorHAnsi" w:cstheme="minorBidi"/>
          <w:sz w:val="22"/>
          <w:szCs w:val="22"/>
        </w:rPr>
      </w:pPr>
      <w:hyperlink w:anchor="_Toc536792094" w:history="1">
        <w:r w:rsidR="0021795E" w:rsidRPr="006B0C02">
          <w:rPr>
            <w:rStyle w:val="Hyperlink"/>
          </w:rPr>
          <w:t>13</w:t>
        </w:r>
        <w:r w:rsidR="0021795E">
          <w:rPr>
            <w:rFonts w:asciiTheme="minorHAnsi" w:eastAsiaTheme="minorEastAsia" w:hAnsiTheme="minorHAnsi" w:cstheme="minorBidi"/>
            <w:sz w:val="22"/>
            <w:szCs w:val="22"/>
          </w:rPr>
          <w:tab/>
        </w:r>
        <w:r w:rsidR="0021795E" w:rsidRPr="006B0C02">
          <w:rPr>
            <w:rStyle w:val="Hyperlink"/>
          </w:rPr>
          <w:t xml:space="preserve">List </w:t>
        </w:r>
        <w:r w:rsidR="0021795E" w:rsidRPr="006B0C02">
          <w:rPr>
            <w:rStyle w:val="Hyperlink"/>
          </w:rPr>
          <w:t>o</w:t>
        </w:r>
        <w:r w:rsidR="0021795E" w:rsidRPr="006B0C02">
          <w:rPr>
            <w:rStyle w:val="Hyperlink"/>
          </w:rPr>
          <w:t>f</w:t>
        </w:r>
        <w:r w:rsidR="0021795E" w:rsidRPr="006B0C02">
          <w:rPr>
            <w:rStyle w:val="Hyperlink"/>
          </w:rPr>
          <w:t xml:space="preserve"> Tables</w:t>
        </w:r>
        <w:r w:rsidR="0021795E">
          <w:rPr>
            <w:webHidden/>
          </w:rPr>
          <w:tab/>
        </w:r>
        <w:r w:rsidR="0021795E">
          <w:rPr>
            <w:webHidden/>
          </w:rPr>
          <w:fldChar w:fldCharType="begin"/>
        </w:r>
        <w:r w:rsidR="0021795E">
          <w:rPr>
            <w:webHidden/>
          </w:rPr>
          <w:instrText xml:space="preserve"> PAGEREF _Toc536792094 \h </w:instrText>
        </w:r>
        <w:r w:rsidR="0021795E">
          <w:rPr>
            <w:webHidden/>
          </w:rPr>
        </w:r>
        <w:r w:rsidR="0021795E">
          <w:rPr>
            <w:webHidden/>
          </w:rPr>
          <w:fldChar w:fldCharType="separate"/>
        </w:r>
        <w:r w:rsidR="00140933">
          <w:rPr>
            <w:webHidden/>
          </w:rPr>
          <w:t>41</w:t>
        </w:r>
        <w:r w:rsidR="0021795E">
          <w:rPr>
            <w:webHidden/>
          </w:rPr>
          <w:fldChar w:fldCharType="end"/>
        </w:r>
      </w:hyperlink>
    </w:p>
    <w:p w:rsidR="00475C78" w:rsidRPr="00B43405" w:rsidRDefault="00475C78" w:rsidP="00475C78">
      <w:pPr>
        <w:pStyle w:val="Body"/>
        <w:spacing w:beforeLines="60" w:before="144" w:after="240" w:line="360" w:lineRule="auto"/>
        <w:sectPr w:rsidR="00475C78" w:rsidRPr="00B43405" w:rsidSect="00962AF8">
          <w:pgSz w:w="12240" w:h="15840" w:code="1"/>
          <w:pgMar w:top="1440" w:right="1440" w:bottom="1440" w:left="1440" w:header="720" w:footer="720" w:gutter="0"/>
          <w:cols w:space="720"/>
          <w:docGrid w:linePitch="360"/>
        </w:sectPr>
      </w:pPr>
      <w:r>
        <w:fldChar w:fldCharType="end"/>
      </w:r>
    </w:p>
    <w:p w:rsidR="00475C78" w:rsidRDefault="00475C78" w:rsidP="00475C78">
      <w:pPr>
        <w:pStyle w:val="Heading1"/>
        <w:spacing w:beforeLines="60" w:before="144"/>
      </w:pPr>
      <w:bookmarkStart w:id="1" w:name="_Toc536792037"/>
      <w:r>
        <w:lastRenderedPageBreak/>
        <w:t>Overview</w:t>
      </w:r>
      <w:bookmarkEnd w:id="1"/>
    </w:p>
    <w:p w:rsidR="00475C78" w:rsidRDefault="00475C78" w:rsidP="00475C78">
      <w:pPr>
        <w:pStyle w:val="Body"/>
        <w:jc w:val="both"/>
      </w:pPr>
      <w:r>
        <w:t>Crypto Engine is a single clock domain block that provides encryption, decryption and authentication services through a 64-bit wide AXI4 Streaming Interface. The register space is managed by a RBUS Interface.</w:t>
      </w:r>
    </w:p>
    <w:p w:rsidR="00475C78" w:rsidRDefault="00475C78" w:rsidP="00475C78">
      <w:pPr>
        <w:pStyle w:val="Heading2"/>
      </w:pPr>
      <w:bookmarkStart w:id="2" w:name="_Toc536792038"/>
      <w:r>
        <w:t>Features</w:t>
      </w:r>
      <w:bookmarkEnd w:id="2"/>
    </w:p>
    <w:p w:rsidR="00475C78" w:rsidRPr="00520306" w:rsidRDefault="00475C78" w:rsidP="00475C78">
      <w:pPr>
        <w:pStyle w:val="Body"/>
        <w:numPr>
          <w:ilvl w:val="0"/>
          <w:numId w:val="25"/>
        </w:numPr>
        <w:spacing w:before="0"/>
      </w:pPr>
      <w:r w:rsidRPr="00520306">
        <w:t>Support</w:t>
      </w:r>
      <w:r>
        <w:t>s 64-bit at 8</w:t>
      </w:r>
      <w:r w:rsidRPr="00520306">
        <w:t>00</w:t>
      </w:r>
      <w:r>
        <w:t xml:space="preserve"> MHz</w:t>
      </w:r>
      <w:r w:rsidRPr="00520306">
        <w:t xml:space="preserve"> AXI </w:t>
      </w:r>
      <w:r>
        <w:t>Stream</w:t>
      </w:r>
      <w:r w:rsidRPr="00520306">
        <w:t xml:space="preserve"> master</w:t>
      </w:r>
      <w:r>
        <w:t xml:space="preserve"> and slave interface.</w:t>
      </w:r>
    </w:p>
    <w:p w:rsidR="00475C78" w:rsidRPr="00520306" w:rsidRDefault="00475C78" w:rsidP="00475C78">
      <w:pPr>
        <w:pStyle w:val="Body"/>
        <w:numPr>
          <w:ilvl w:val="0"/>
          <w:numId w:val="25"/>
        </w:numPr>
        <w:spacing w:before="0"/>
      </w:pPr>
      <w:r w:rsidRPr="00520306">
        <w:t>Support</w:t>
      </w:r>
      <w:r>
        <w:t>s</w:t>
      </w:r>
      <w:r w:rsidRPr="00520306">
        <w:t xml:space="preserve"> 32</w:t>
      </w:r>
      <w:r>
        <w:t>-bit at 80</w:t>
      </w:r>
      <w:r w:rsidRPr="00520306">
        <w:t>0</w:t>
      </w:r>
      <w:r>
        <w:t xml:space="preserve"> MHz</w:t>
      </w:r>
      <w:r w:rsidRPr="00520306">
        <w:t xml:space="preserve"> </w:t>
      </w:r>
      <w:r>
        <w:t>RBUS</w:t>
      </w:r>
      <w:r w:rsidRPr="00520306">
        <w:t xml:space="preserve"> slave interface.</w:t>
      </w:r>
    </w:p>
    <w:p w:rsidR="00475C78" w:rsidRPr="00520306" w:rsidRDefault="00475C78" w:rsidP="00475C78">
      <w:pPr>
        <w:pStyle w:val="Body"/>
        <w:numPr>
          <w:ilvl w:val="0"/>
          <w:numId w:val="25"/>
        </w:numPr>
        <w:spacing w:before="0"/>
      </w:pPr>
      <w:r w:rsidRPr="00520306">
        <w:t>Crypto subsystem maintain</w:t>
      </w:r>
      <w:r>
        <w:t>s</w:t>
      </w:r>
      <w:r w:rsidRPr="00520306">
        <w:t xml:space="preserve"> packet sequence.</w:t>
      </w:r>
    </w:p>
    <w:p w:rsidR="00475C78" w:rsidRPr="00520306" w:rsidRDefault="00475C78" w:rsidP="00475C78">
      <w:pPr>
        <w:pStyle w:val="Body"/>
        <w:numPr>
          <w:ilvl w:val="0"/>
          <w:numId w:val="25"/>
        </w:numPr>
        <w:spacing w:before="0"/>
      </w:pPr>
      <w:r w:rsidRPr="00520306">
        <w:t>AES Cipher modes. AES</w:t>
      </w:r>
      <w:r>
        <w:t>-</w:t>
      </w:r>
      <w:r w:rsidRPr="00520306">
        <w:t>256 GCM,</w:t>
      </w:r>
      <w:r>
        <w:t xml:space="preserve"> XEX</w:t>
      </w:r>
      <w:r w:rsidRPr="00520306">
        <w:t xml:space="preserve"> </w:t>
      </w:r>
      <w:r>
        <w:t xml:space="preserve">and </w:t>
      </w:r>
      <w:r w:rsidRPr="00520306">
        <w:t>XTS</w:t>
      </w:r>
      <w:r w:rsidR="00DC029D">
        <w:t xml:space="preserve"> with 512b keys</w:t>
      </w:r>
      <w:r>
        <w:t>.</w:t>
      </w:r>
      <w:r w:rsidRPr="00520306">
        <w:t xml:space="preserve"> </w:t>
      </w:r>
    </w:p>
    <w:p w:rsidR="00475C78" w:rsidRPr="00520306" w:rsidRDefault="00475C78" w:rsidP="00475C78">
      <w:pPr>
        <w:pStyle w:val="Body"/>
        <w:numPr>
          <w:ilvl w:val="0"/>
          <w:numId w:val="25"/>
        </w:numPr>
        <w:spacing w:before="0"/>
      </w:pPr>
      <w:r w:rsidRPr="00520306">
        <w:t>HASH modes</w:t>
      </w:r>
      <w:r w:rsidR="00DC029D">
        <w:t>:</w:t>
      </w:r>
      <w:r w:rsidRPr="00520306">
        <w:t xml:space="preserve"> </w:t>
      </w:r>
      <w:r>
        <w:t>SHA-</w:t>
      </w:r>
      <w:r w:rsidRPr="00520306">
        <w:t>256</w:t>
      </w:r>
      <w:r w:rsidR="00DC029D">
        <w:t>, HMAC-SHA256, and</w:t>
      </w:r>
      <w:r w:rsidRPr="00520306">
        <w:t xml:space="preserve"> AES-</w:t>
      </w:r>
      <w:r>
        <w:t>256-</w:t>
      </w:r>
      <w:r w:rsidRPr="00520306">
        <w:t>GMAC</w:t>
      </w:r>
      <w:r>
        <w:rPr>
          <w:rFonts w:cs="Arial"/>
        </w:rPr>
        <w:t>.</w:t>
      </w:r>
    </w:p>
    <w:p w:rsidR="00475C78" w:rsidRDefault="00DC029D" w:rsidP="00475C78">
      <w:pPr>
        <w:pStyle w:val="Body"/>
        <w:numPr>
          <w:ilvl w:val="0"/>
          <w:numId w:val="25"/>
        </w:numPr>
        <w:spacing w:before="0"/>
      </w:pPr>
      <w:r>
        <w:t>Authenticated Encryption mode:</w:t>
      </w:r>
      <w:r w:rsidR="00475C78">
        <w:t xml:space="preserve"> AES-256-GCM.</w:t>
      </w:r>
    </w:p>
    <w:p w:rsidR="00475C78" w:rsidRDefault="00475C78" w:rsidP="00475C78">
      <w:pPr>
        <w:pStyle w:val="Body"/>
        <w:numPr>
          <w:ilvl w:val="0"/>
          <w:numId w:val="25"/>
        </w:numPr>
        <w:spacing w:before="0"/>
      </w:pPr>
      <w:r>
        <w:t>All AES Engines</w:t>
      </w:r>
      <w:r w:rsidR="001C1CC1">
        <w:t xml:space="preserve"> are pipelined to</w:t>
      </w:r>
      <w:r>
        <w:t xml:space="preserve"> do </w:t>
      </w:r>
      <w:r w:rsidR="0077317A">
        <w:t>one</w:t>
      </w:r>
      <w:r>
        <w:t xml:space="preserve"> round per clock cycle to meet 25 Gbps throughput.</w:t>
      </w:r>
    </w:p>
    <w:p w:rsidR="00475C78" w:rsidRDefault="00475C78" w:rsidP="00475C78">
      <w:pPr>
        <w:pStyle w:val="Body"/>
        <w:numPr>
          <w:ilvl w:val="0"/>
          <w:numId w:val="25"/>
        </w:numPr>
        <w:spacing w:before="0"/>
      </w:pPr>
      <w:r>
        <w:t>Two Pipelined SHA-2 Engines does four rounds per clock cycle to meet 25 Gbps throughput.</w:t>
      </w:r>
    </w:p>
    <w:p w:rsidR="00475C78" w:rsidRDefault="00475C78" w:rsidP="00475C78">
      <w:pPr>
        <w:pStyle w:val="Body"/>
        <w:numPr>
          <w:ilvl w:val="0"/>
          <w:numId w:val="25"/>
        </w:numPr>
        <w:spacing w:before="0"/>
      </w:pPr>
      <w:r>
        <w:t>Crypto subsystem does not support 0-byte payloads.</w:t>
      </w:r>
    </w:p>
    <w:p w:rsidR="00475C78" w:rsidRDefault="00475C78" w:rsidP="00475C78">
      <w:pPr>
        <w:pStyle w:val="Heading2"/>
      </w:pPr>
      <w:bookmarkStart w:id="3" w:name="_Toc536792039"/>
      <w:r>
        <w:t>Interfaces</w:t>
      </w:r>
      <w:bookmarkEnd w:id="3"/>
    </w:p>
    <w:p w:rsidR="00475C78" w:rsidRDefault="00475C78" w:rsidP="00475C78">
      <w:pPr>
        <w:pStyle w:val="Body"/>
      </w:pPr>
      <w:r>
        <w:t>There are six major interfaces on the Cryptography Engine.</w:t>
      </w:r>
    </w:p>
    <w:p w:rsidR="00475C78" w:rsidRPr="005F6107" w:rsidRDefault="00475C78" w:rsidP="00475C78">
      <w:pPr>
        <w:pStyle w:val="Heading3"/>
        <w:spacing w:line="360" w:lineRule="auto"/>
      </w:pPr>
      <w:bookmarkStart w:id="4" w:name="_Toc536792040"/>
      <w:r>
        <w:t>Clock, Reset &amp; Miscellaneous</w:t>
      </w:r>
      <w:bookmarkEnd w:id="4"/>
      <w:r>
        <w:tab/>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082"/>
        <w:gridCol w:w="1133"/>
        <w:gridCol w:w="5675"/>
      </w:tblGrid>
      <w:tr w:rsidR="00475C78" w:rsidTr="00F3574D">
        <w:tc>
          <w:tcPr>
            <w:tcW w:w="152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475C78" w:rsidRPr="00520306" w:rsidRDefault="00475C78" w:rsidP="002F6167">
            <w:pPr>
              <w:pStyle w:val="Body"/>
              <w:spacing w:before="0"/>
              <w:rPr>
                <w:b/>
              </w:rPr>
            </w:pPr>
            <w:r>
              <w:rPr>
                <w:b/>
              </w:rPr>
              <w:t>Signal Name</w:t>
            </w:r>
          </w:p>
        </w:tc>
        <w:tc>
          <w:tcPr>
            <w:tcW w:w="56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475C78" w:rsidRPr="00520306" w:rsidRDefault="00475C78" w:rsidP="002F6167">
            <w:pPr>
              <w:pStyle w:val="Body"/>
              <w:spacing w:before="0"/>
              <w:rPr>
                <w:b/>
              </w:rPr>
            </w:pPr>
            <w:r w:rsidRPr="00520306">
              <w:rPr>
                <w:b/>
              </w:rPr>
              <w:t>Direction</w:t>
            </w:r>
          </w:p>
        </w:tc>
        <w:tc>
          <w:tcPr>
            <w:tcW w:w="291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475C78" w:rsidRPr="00520306" w:rsidRDefault="00475C78" w:rsidP="002F6167">
            <w:pPr>
              <w:pStyle w:val="Body"/>
              <w:spacing w:before="0"/>
              <w:rPr>
                <w:b/>
              </w:rPr>
            </w:pPr>
            <w:r>
              <w:rPr>
                <w:b/>
              </w:rPr>
              <w:t>Function</w:t>
            </w:r>
          </w:p>
        </w:tc>
      </w:tr>
      <w:tr w:rsidR="00475C78" w:rsidTr="00F3574D">
        <w:tc>
          <w:tcPr>
            <w:tcW w:w="1523" w:type="pct"/>
            <w:tcBorders>
              <w:top w:val="single" w:sz="4" w:space="0" w:color="auto"/>
              <w:bottom w:val="single" w:sz="4" w:space="0" w:color="auto"/>
            </w:tcBorders>
            <w:vAlign w:val="center"/>
          </w:tcPr>
          <w:p w:rsidR="00475C78" w:rsidRDefault="005539E0" w:rsidP="002F6167">
            <w:pPr>
              <w:pStyle w:val="Body"/>
              <w:spacing w:before="0"/>
            </w:pPr>
            <w:proofErr w:type="spellStart"/>
            <w:r>
              <w:t>C</w:t>
            </w:r>
            <w:r w:rsidR="00475C78">
              <w:t>lk</w:t>
            </w:r>
            <w:proofErr w:type="spellEnd"/>
          </w:p>
        </w:tc>
        <w:tc>
          <w:tcPr>
            <w:tcW w:w="560" w:type="pct"/>
            <w:tcBorders>
              <w:top w:val="single" w:sz="4" w:space="0" w:color="auto"/>
              <w:bottom w:val="single" w:sz="4" w:space="0" w:color="auto"/>
            </w:tcBorders>
            <w:vAlign w:val="center"/>
          </w:tcPr>
          <w:p w:rsidR="00475C78" w:rsidRDefault="00475C78" w:rsidP="002F6167">
            <w:pPr>
              <w:pStyle w:val="Body"/>
              <w:spacing w:before="0"/>
            </w:pPr>
            <w:r>
              <w:t>Input</w:t>
            </w:r>
          </w:p>
        </w:tc>
        <w:tc>
          <w:tcPr>
            <w:tcW w:w="2917" w:type="pct"/>
            <w:tcBorders>
              <w:top w:val="single" w:sz="4" w:space="0" w:color="auto"/>
              <w:bottom w:val="single" w:sz="4" w:space="0" w:color="auto"/>
            </w:tcBorders>
            <w:vAlign w:val="center"/>
          </w:tcPr>
          <w:p w:rsidR="00475C78" w:rsidRDefault="00475C78" w:rsidP="002F6167">
            <w:pPr>
              <w:pStyle w:val="Body"/>
              <w:spacing w:before="0"/>
            </w:pPr>
            <w:r>
              <w:t>Main clock at 800 MHz</w:t>
            </w:r>
          </w:p>
        </w:tc>
      </w:tr>
      <w:tr w:rsidR="00475C78" w:rsidTr="00F3574D">
        <w:tc>
          <w:tcPr>
            <w:tcW w:w="1523" w:type="pct"/>
            <w:tcBorders>
              <w:top w:val="single" w:sz="4" w:space="0" w:color="auto"/>
              <w:bottom w:val="single" w:sz="4" w:space="0" w:color="auto"/>
            </w:tcBorders>
            <w:vAlign w:val="center"/>
          </w:tcPr>
          <w:p w:rsidR="00475C78" w:rsidRDefault="00475C78" w:rsidP="002F6167">
            <w:pPr>
              <w:pStyle w:val="Body"/>
              <w:spacing w:before="0"/>
            </w:pPr>
            <w:proofErr w:type="spellStart"/>
            <w:r>
              <w:t>rst_n</w:t>
            </w:r>
            <w:proofErr w:type="spellEnd"/>
          </w:p>
        </w:tc>
        <w:tc>
          <w:tcPr>
            <w:tcW w:w="560" w:type="pct"/>
            <w:tcBorders>
              <w:top w:val="single" w:sz="4" w:space="0" w:color="auto"/>
              <w:bottom w:val="single" w:sz="4" w:space="0" w:color="auto"/>
            </w:tcBorders>
            <w:vAlign w:val="center"/>
          </w:tcPr>
          <w:p w:rsidR="00475C78" w:rsidRDefault="00475C78" w:rsidP="002F6167">
            <w:pPr>
              <w:pStyle w:val="Body"/>
              <w:spacing w:before="0"/>
            </w:pPr>
            <w:r>
              <w:t>Input</w:t>
            </w:r>
          </w:p>
        </w:tc>
        <w:tc>
          <w:tcPr>
            <w:tcW w:w="2917" w:type="pct"/>
            <w:tcBorders>
              <w:top w:val="single" w:sz="4" w:space="0" w:color="auto"/>
              <w:bottom w:val="single" w:sz="4" w:space="0" w:color="auto"/>
            </w:tcBorders>
            <w:vAlign w:val="center"/>
          </w:tcPr>
          <w:p w:rsidR="00475C78" w:rsidRDefault="00475C78" w:rsidP="002F6167">
            <w:pPr>
              <w:pStyle w:val="Body"/>
              <w:keepNext/>
              <w:spacing w:before="0"/>
            </w:pPr>
            <w:r>
              <w:t>Active low main reset</w:t>
            </w:r>
          </w:p>
        </w:tc>
      </w:tr>
      <w:tr w:rsidR="00EA59DA" w:rsidTr="00F3574D">
        <w:tc>
          <w:tcPr>
            <w:tcW w:w="1523" w:type="pct"/>
            <w:tcBorders>
              <w:top w:val="single" w:sz="4" w:space="0" w:color="auto"/>
              <w:bottom w:val="single" w:sz="4" w:space="0" w:color="auto"/>
            </w:tcBorders>
            <w:vAlign w:val="center"/>
          </w:tcPr>
          <w:p w:rsidR="00EA59DA" w:rsidRDefault="00EA59DA" w:rsidP="002A266B">
            <w:pPr>
              <w:pStyle w:val="Body"/>
              <w:spacing w:before="0"/>
            </w:pPr>
            <w:proofErr w:type="spellStart"/>
            <w:r>
              <w:t>key_mode</w:t>
            </w:r>
            <w:proofErr w:type="spellEnd"/>
          </w:p>
        </w:tc>
        <w:tc>
          <w:tcPr>
            <w:tcW w:w="560" w:type="pct"/>
            <w:tcBorders>
              <w:top w:val="single" w:sz="4" w:space="0" w:color="auto"/>
              <w:bottom w:val="single" w:sz="4" w:space="0" w:color="auto"/>
            </w:tcBorders>
            <w:vAlign w:val="center"/>
          </w:tcPr>
          <w:p w:rsidR="00EA59DA" w:rsidRDefault="00EA59DA" w:rsidP="002A266B">
            <w:pPr>
              <w:pStyle w:val="Body"/>
              <w:spacing w:before="0"/>
            </w:pPr>
            <w:r>
              <w:t>Input</w:t>
            </w:r>
          </w:p>
        </w:tc>
        <w:tc>
          <w:tcPr>
            <w:tcW w:w="2917" w:type="pct"/>
            <w:tcBorders>
              <w:top w:val="single" w:sz="4" w:space="0" w:color="auto"/>
              <w:bottom w:val="single" w:sz="4" w:space="0" w:color="auto"/>
            </w:tcBorders>
            <w:vAlign w:val="center"/>
          </w:tcPr>
          <w:p w:rsidR="00EA59DA" w:rsidRDefault="00EA59DA" w:rsidP="002A266B">
            <w:pPr>
              <w:pStyle w:val="Body"/>
              <w:keepNext/>
              <w:spacing w:before="0"/>
            </w:pPr>
            <w:r>
              <w:t>Only allow keys on a dedicated interface</w:t>
            </w:r>
          </w:p>
        </w:tc>
      </w:tr>
      <w:tr w:rsidR="00EA59DA" w:rsidTr="00F3574D">
        <w:tc>
          <w:tcPr>
            <w:tcW w:w="1523" w:type="pct"/>
            <w:tcBorders>
              <w:top w:val="single" w:sz="4" w:space="0" w:color="auto"/>
              <w:bottom w:val="single" w:sz="4" w:space="0" w:color="auto"/>
            </w:tcBorders>
            <w:vAlign w:val="center"/>
          </w:tcPr>
          <w:p w:rsidR="00EA59DA" w:rsidRDefault="00EA59DA" w:rsidP="002F6167">
            <w:pPr>
              <w:pStyle w:val="Body"/>
              <w:spacing w:before="0"/>
            </w:pPr>
            <w:proofErr w:type="spellStart"/>
            <w:r>
              <w:t>crypto_</w:t>
            </w:r>
            <w:proofErr w:type="gramStart"/>
            <w:r>
              <w:t>mode</w:t>
            </w:r>
            <w:proofErr w:type="spellEnd"/>
            <w:r>
              <w:t>[</w:t>
            </w:r>
            <w:proofErr w:type="gramEnd"/>
            <w:r>
              <w:t>2:0]</w:t>
            </w:r>
          </w:p>
        </w:tc>
        <w:tc>
          <w:tcPr>
            <w:tcW w:w="560" w:type="pct"/>
            <w:tcBorders>
              <w:top w:val="single" w:sz="4" w:space="0" w:color="auto"/>
              <w:bottom w:val="single" w:sz="4" w:space="0" w:color="auto"/>
            </w:tcBorders>
            <w:vAlign w:val="center"/>
          </w:tcPr>
          <w:p w:rsidR="00EA59DA" w:rsidRDefault="00EA59DA" w:rsidP="002F6167">
            <w:pPr>
              <w:pStyle w:val="Body"/>
              <w:spacing w:before="0"/>
            </w:pPr>
            <w:r>
              <w:t>Input</w:t>
            </w:r>
          </w:p>
        </w:tc>
        <w:tc>
          <w:tcPr>
            <w:tcW w:w="2917" w:type="pct"/>
            <w:tcBorders>
              <w:top w:val="single" w:sz="4" w:space="0" w:color="auto"/>
              <w:bottom w:val="single" w:sz="4" w:space="0" w:color="auto"/>
            </w:tcBorders>
            <w:vAlign w:val="center"/>
          </w:tcPr>
          <w:p w:rsidR="00EA59DA" w:rsidRDefault="00EA59DA" w:rsidP="002F6167">
            <w:pPr>
              <w:pStyle w:val="Body"/>
              <w:keepNext/>
              <w:spacing w:before="0"/>
            </w:pPr>
            <w:r>
              <w:t>1 = Encrypt Mode</w:t>
            </w:r>
          </w:p>
          <w:p w:rsidR="00EA59DA" w:rsidRDefault="00EA59DA" w:rsidP="002F6167">
            <w:pPr>
              <w:pStyle w:val="Body"/>
              <w:keepNext/>
              <w:spacing w:before="0"/>
            </w:pPr>
            <w:r>
              <w:t>2 = Decrypt Mode</w:t>
            </w:r>
          </w:p>
          <w:p w:rsidR="00EA59DA" w:rsidRDefault="00EA59DA" w:rsidP="002F6167">
            <w:pPr>
              <w:pStyle w:val="Body"/>
              <w:keepNext/>
              <w:spacing w:before="0"/>
            </w:pPr>
            <w:r>
              <w:t>3 = Integrity Mode (No AES Engine)</w:t>
            </w:r>
          </w:p>
        </w:tc>
      </w:tr>
      <w:tr w:rsidR="00EA59DA" w:rsidTr="00F3574D">
        <w:tc>
          <w:tcPr>
            <w:tcW w:w="1523" w:type="pct"/>
            <w:tcBorders>
              <w:top w:val="single" w:sz="4" w:space="0" w:color="auto"/>
              <w:bottom w:val="single" w:sz="4" w:space="0" w:color="auto"/>
            </w:tcBorders>
            <w:vAlign w:val="center"/>
          </w:tcPr>
          <w:p w:rsidR="00EA59DA" w:rsidRDefault="00EA59DA" w:rsidP="00053F8B">
            <w:pPr>
              <w:pStyle w:val="Body"/>
              <w:spacing w:before="0"/>
            </w:pPr>
            <w:proofErr w:type="spellStart"/>
            <w:r>
              <w:t>strap_crypto_module_</w:t>
            </w:r>
            <w:proofErr w:type="gramStart"/>
            <w:r>
              <w:t>id</w:t>
            </w:r>
            <w:proofErr w:type="spellEnd"/>
            <w:r>
              <w:t>[</w:t>
            </w:r>
            <w:proofErr w:type="gramEnd"/>
            <w:r>
              <w:t>4:0]</w:t>
            </w:r>
          </w:p>
        </w:tc>
        <w:tc>
          <w:tcPr>
            <w:tcW w:w="560" w:type="pct"/>
            <w:tcBorders>
              <w:top w:val="single" w:sz="4" w:space="0" w:color="auto"/>
              <w:bottom w:val="single" w:sz="4" w:space="0" w:color="auto"/>
            </w:tcBorders>
            <w:vAlign w:val="center"/>
          </w:tcPr>
          <w:p w:rsidR="00EA59DA" w:rsidRDefault="00EA59DA" w:rsidP="00053F8B">
            <w:pPr>
              <w:pStyle w:val="Body"/>
              <w:spacing w:before="0"/>
            </w:pPr>
            <w:r>
              <w:t>Input</w:t>
            </w:r>
          </w:p>
        </w:tc>
        <w:tc>
          <w:tcPr>
            <w:tcW w:w="2917" w:type="pct"/>
            <w:tcBorders>
              <w:top w:val="single" w:sz="4" w:space="0" w:color="auto"/>
              <w:bottom w:val="single" w:sz="4" w:space="0" w:color="auto"/>
            </w:tcBorders>
            <w:vAlign w:val="center"/>
          </w:tcPr>
          <w:p w:rsidR="00EA59DA" w:rsidRDefault="00EA59DA" w:rsidP="00053F8B">
            <w:pPr>
              <w:pStyle w:val="Body"/>
              <w:keepNext/>
              <w:spacing w:before="0"/>
            </w:pPr>
            <w:r>
              <w:t>Unique Identified for this Crypto instantiation</w:t>
            </w:r>
          </w:p>
        </w:tc>
      </w:tr>
      <w:tr w:rsidR="00273E11" w:rsidTr="00F3574D">
        <w:tc>
          <w:tcPr>
            <w:tcW w:w="1523" w:type="pct"/>
            <w:tcBorders>
              <w:top w:val="single" w:sz="4" w:space="0" w:color="auto"/>
              <w:bottom w:val="single" w:sz="4" w:space="0" w:color="auto"/>
            </w:tcBorders>
            <w:vAlign w:val="center"/>
          </w:tcPr>
          <w:p w:rsidR="00273E11" w:rsidRDefault="00FD0D59" w:rsidP="00F370F6">
            <w:pPr>
              <w:pStyle w:val="Body"/>
              <w:spacing w:before="0"/>
            </w:pPr>
            <w:proofErr w:type="spellStart"/>
            <w:r>
              <w:t>crypto_</w:t>
            </w:r>
            <w:proofErr w:type="gramStart"/>
            <w:r>
              <w:t>int</w:t>
            </w:r>
            <w:proofErr w:type="spellEnd"/>
            <w:r>
              <w:t>[</w:t>
            </w:r>
            <w:proofErr w:type="gramEnd"/>
            <w:r>
              <w:t>3:0] (Encrypt/Decrypt modes)</w:t>
            </w:r>
          </w:p>
          <w:p w:rsidR="00FD0D59" w:rsidRDefault="00FD0D59" w:rsidP="00F370F6">
            <w:pPr>
              <w:pStyle w:val="Body"/>
              <w:spacing w:before="0"/>
            </w:pPr>
            <w:proofErr w:type="spellStart"/>
            <w:r>
              <w:t>crypto_</w:t>
            </w:r>
            <w:proofErr w:type="gramStart"/>
            <w:r>
              <w:t>int</w:t>
            </w:r>
            <w:proofErr w:type="spellEnd"/>
            <w:r>
              <w:t>[</w:t>
            </w:r>
            <w:proofErr w:type="gramEnd"/>
            <w:r>
              <w:t>3:0] (Integrity mode)</w:t>
            </w:r>
          </w:p>
        </w:tc>
        <w:tc>
          <w:tcPr>
            <w:tcW w:w="560" w:type="pct"/>
            <w:tcBorders>
              <w:top w:val="single" w:sz="4" w:space="0" w:color="auto"/>
              <w:bottom w:val="single" w:sz="4" w:space="0" w:color="auto"/>
            </w:tcBorders>
            <w:vAlign w:val="center"/>
          </w:tcPr>
          <w:p w:rsidR="00273E11" w:rsidRDefault="00273E11" w:rsidP="00F370F6">
            <w:pPr>
              <w:pStyle w:val="Body"/>
              <w:spacing w:before="0"/>
            </w:pPr>
            <w:r>
              <w:t>Output</w:t>
            </w:r>
          </w:p>
        </w:tc>
        <w:tc>
          <w:tcPr>
            <w:tcW w:w="2917" w:type="pct"/>
            <w:tcBorders>
              <w:top w:val="single" w:sz="4" w:space="0" w:color="auto"/>
              <w:bottom w:val="single" w:sz="4" w:space="0" w:color="auto"/>
            </w:tcBorders>
            <w:vAlign w:val="center"/>
          </w:tcPr>
          <w:p w:rsidR="00273E11" w:rsidRDefault="00FD0D59" w:rsidP="00F370F6">
            <w:pPr>
              <w:pStyle w:val="Body"/>
              <w:keepNext/>
              <w:spacing w:before="0"/>
            </w:pPr>
            <w:r>
              <w:t>Interrupts</w:t>
            </w:r>
          </w:p>
        </w:tc>
      </w:tr>
      <w:tr w:rsidR="00273E11" w:rsidTr="00F3574D">
        <w:tc>
          <w:tcPr>
            <w:tcW w:w="1523" w:type="pct"/>
            <w:tcBorders>
              <w:top w:val="single" w:sz="4" w:space="0" w:color="auto"/>
              <w:bottom w:val="single" w:sz="4" w:space="0" w:color="auto"/>
            </w:tcBorders>
            <w:vAlign w:val="center"/>
          </w:tcPr>
          <w:p w:rsidR="00273E11" w:rsidRDefault="00273E11" w:rsidP="002F6167">
            <w:pPr>
              <w:pStyle w:val="Body"/>
              <w:spacing w:before="0"/>
            </w:pPr>
            <w:proofErr w:type="spellStart"/>
            <w:r>
              <w:t>scan_en</w:t>
            </w:r>
            <w:proofErr w:type="spellEnd"/>
          </w:p>
        </w:tc>
        <w:tc>
          <w:tcPr>
            <w:tcW w:w="560" w:type="pct"/>
            <w:tcBorders>
              <w:top w:val="single" w:sz="4" w:space="0" w:color="auto"/>
              <w:bottom w:val="single" w:sz="4" w:space="0" w:color="auto"/>
            </w:tcBorders>
            <w:vAlign w:val="center"/>
          </w:tcPr>
          <w:p w:rsidR="00273E11" w:rsidRDefault="00273E11" w:rsidP="002F6167">
            <w:pPr>
              <w:pStyle w:val="Body"/>
              <w:spacing w:before="0"/>
            </w:pPr>
            <w:r>
              <w:t>Input</w:t>
            </w:r>
          </w:p>
        </w:tc>
        <w:tc>
          <w:tcPr>
            <w:tcW w:w="2917" w:type="pct"/>
            <w:tcBorders>
              <w:top w:val="single" w:sz="4" w:space="0" w:color="auto"/>
              <w:bottom w:val="single" w:sz="4" w:space="0" w:color="auto"/>
            </w:tcBorders>
            <w:vAlign w:val="center"/>
          </w:tcPr>
          <w:p w:rsidR="00273E11" w:rsidRDefault="00273E11" w:rsidP="002F6167">
            <w:pPr>
              <w:pStyle w:val="Body"/>
              <w:keepNext/>
              <w:spacing w:before="0"/>
            </w:pPr>
            <w:r>
              <w:t>Scan signals</w:t>
            </w:r>
          </w:p>
        </w:tc>
      </w:tr>
      <w:tr w:rsidR="00273E11" w:rsidTr="00F3574D">
        <w:tc>
          <w:tcPr>
            <w:tcW w:w="1523" w:type="pct"/>
            <w:tcBorders>
              <w:top w:val="single" w:sz="4" w:space="0" w:color="auto"/>
              <w:bottom w:val="single" w:sz="4" w:space="0" w:color="auto"/>
            </w:tcBorders>
            <w:vAlign w:val="center"/>
          </w:tcPr>
          <w:p w:rsidR="00273E11" w:rsidRDefault="00273E11" w:rsidP="002F6167">
            <w:pPr>
              <w:pStyle w:val="Body"/>
              <w:spacing w:before="0"/>
            </w:pPr>
            <w:proofErr w:type="spellStart"/>
            <w:r>
              <w:t>scan_mode</w:t>
            </w:r>
            <w:proofErr w:type="spellEnd"/>
          </w:p>
        </w:tc>
        <w:tc>
          <w:tcPr>
            <w:tcW w:w="560" w:type="pct"/>
            <w:tcBorders>
              <w:top w:val="single" w:sz="4" w:space="0" w:color="auto"/>
              <w:bottom w:val="single" w:sz="4" w:space="0" w:color="auto"/>
            </w:tcBorders>
            <w:vAlign w:val="center"/>
          </w:tcPr>
          <w:p w:rsidR="00273E11" w:rsidRDefault="00273E11" w:rsidP="002F6167">
            <w:pPr>
              <w:pStyle w:val="Body"/>
              <w:spacing w:before="0"/>
            </w:pPr>
            <w:r>
              <w:t>Input</w:t>
            </w:r>
          </w:p>
        </w:tc>
        <w:tc>
          <w:tcPr>
            <w:tcW w:w="2917" w:type="pct"/>
            <w:tcBorders>
              <w:top w:val="single" w:sz="4" w:space="0" w:color="auto"/>
              <w:bottom w:val="single" w:sz="4" w:space="0" w:color="auto"/>
            </w:tcBorders>
            <w:vAlign w:val="center"/>
          </w:tcPr>
          <w:p w:rsidR="00273E11" w:rsidRDefault="00273E11" w:rsidP="002F6167">
            <w:pPr>
              <w:pStyle w:val="Body"/>
              <w:keepNext/>
              <w:spacing w:before="0"/>
            </w:pPr>
            <w:r>
              <w:t>Scan signals</w:t>
            </w:r>
          </w:p>
        </w:tc>
      </w:tr>
      <w:tr w:rsidR="00273E11" w:rsidTr="00F3574D">
        <w:tc>
          <w:tcPr>
            <w:tcW w:w="1523" w:type="pct"/>
            <w:tcBorders>
              <w:top w:val="single" w:sz="4" w:space="0" w:color="auto"/>
              <w:bottom w:val="single" w:sz="4" w:space="0" w:color="auto"/>
            </w:tcBorders>
            <w:vAlign w:val="center"/>
          </w:tcPr>
          <w:p w:rsidR="00273E11" w:rsidRDefault="00273E11" w:rsidP="002F6167">
            <w:pPr>
              <w:pStyle w:val="Body"/>
              <w:spacing w:before="0"/>
            </w:pPr>
            <w:proofErr w:type="spellStart"/>
            <w:r>
              <w:t>scan_rst_n</w:t>
            </w:r>
            <w:proofErr w:type="spellEnd"/>
          </w:p>
        </w:tc>
        <w:tc>
          <w:tcPr>
            <w:tcW w:w="560" w:type="pct"/>
            <w:tcBorders>
              <w:top w:val="single" w:sz="4" w:space="0" w:color="auto"/>
              <w:bottom w:val="single" w:sz="4" w:space="0" w:color="auto"/>
            </w:tcBorders>
            <w:vAlign w:val="center"/>
          </w:tcPr>
          <w:p w:rsidR="00273E11" w:rsidRDefault="00273E11" w:rsidP="002F6167">
            <w:pPr>
              <w:pStyle w:val="Body"/>
              <w:spacing w:before="0"/>
            </w:pPr>
            <w:r>
              <w:t>Input</w:t>
            </w:r>
          </w:p>
        </w:tc>
        <w:tc>
          <w:tcPr>
            <w:tcW w:w="2917" w:type="pct"/>
            <w:tcBorders>
              <w:top w:val="single" w:sz="4" w:space="0" w:color="auto"/>
              <w:bottom w:val="single" w:sz="4" w:space="0" w:color="auto"/>
            </w:tcBorders>
            <w:vAlign w:val="center"/>
          </w:tcPr>
          <w:p w:rsidR="00273E11" w:rsidRDefault="00273E11" w:rsidP="002F6167">
            <w:pPr>
              <w:pStyle w:val="Body"/>
              <w:keepNext/>
              <w:spacing w:before="0"/>
            </w:pPr>
            <w:r>
              <w:t>Scan signals</w:t>
            </w:r>
          </w:p>
        </w:tc>
      </w:tr>
      <w:tr w:rsidR="00273E11" w:rsidTr="00F3574D">
        <w:tc>
          <w:tcPr>
            <w:tcW w:w="1523" w:type="pct"/>
            <w:tcBorders>
              <w:top w:val="single" w:sz="4" w:space="0" w:color="auto"/>
              <w:bottom w:val="single" w:sz="4" w:space="0" w:color="auto"/>
            </w:tcBorders>
            <w:vAlign w:val="center"/>
          </w:tcPr>
          <w:p w:rsidR="00273E11" w:rsidRDefault="00273E11" w:rsidP="002F6167">
            <w:pPr>
              <w:pStyle w:val="Body"/>
              <w:spacing w:before="0"/>
            </w:pPr>
            <w:proofErr w:type="spellStart"/>
            <w:r>
              <w:t>ovstb</w:t>
            </w:r>
            <w:proofErr w:type="spellEnd"/>
          </w:p>
        </w:tc>
        <w:tc>
          <w:tcPr>
            <w:tcW w:w="560" w:type="pct"/>
            <w:tcBorders>
              <w:top w:val="single" w:sz="4" w:space="0" w:color="auto"/>
              <w:bottom w:val="single" w:sz="4" w:space="0" w:color="auto"/>
            </w:tcBorders>
            <w:vAlign w:val="center"/>
          </w:tcPr>
          <w:p w:rsidR="00273E11" w:rsidRDefault="00273E11" w:rsidP="002F6167">
            <w:pPr>
              <w:pStyle w:val="Body"/>
              <w:spacing w:before="0"/>
            </w:pPr>
            <w:r>
              <w:t>Input</w:t>
            </w:r>
          </w:p>
        </w:tc>
        <w:tc>
          <w:tcPr>
            <w:tcW w:w="2917" w:type="pct"/>
            <w:tcBorders>
              <w:top w:val="single" w:sz="4" w:space="0" w:color="auto"/>
              <w:bottom w:val="single" w:sz="4" w:space="0" w:color="auto"/>
            </w:tcBorders>
            <w:vAlign w:val="center"/>
          </w:tcPr>
          <w:p w:rsidR="00273E11" w:rsidRDefault="00273E11" w:rsidP="002F6167">
            <w:pPr>
              <w:pStyle w:val="Body"/>
              <w:keepNext/>
              <w:spacing w:before="0"/>
            </w:pPr>
            <w:r>
              <w:t>Memory support signals</w:t>
            </w:r>
          </w:p>
        </w:tc>
      </w:tr>
      <w:tr w:rsidR="00273E11" w:rsidTr="00F3574D">
        <w:tc>
          <w:tcPr>
            <w:tcW w:w="1523" w:type="pct"/>
            <w:tcBorders>
              <w:top w:val="single" w:sz="4" w:space="0" w:color="auto"/>
              <w:bottom w:val="single" w:sz="4" w:space="0" w:color="auto"/>
            </w:tcBorders>
            <w:vAlign w:val="center"/>
          </w:tcPr>
          <w:p w:rsidR="00273E11" w:rsidRDefault="005539E0" w:rsidP="002F6167">
            <w:pPr>
              <w:pStyle w:val="Body"/>
              <w:spacing w:before="0"/>
            </w:pPr>
            <w:proofErr w:type="spellStart"/>
            <w:r>
              <w:t>L</w:t>
            </w:r>
            <w:r w:rsidR="00273E11">
              <w:t>vm</w:t>
            </w:r>
            <w:proofErr w:type="spellEnd"/>
          </w:p>
        </w:tc>
        <w:tc>
          <w:tcPr>
            <w:tcW w:w="560" w:type="pct"/>
            <w:tcBorders>
              <w:top w:val="single" w:sz="4" w:space="0" w:color="auto"/>
              <w:bottom w:val="single" w:sz="4" w:space="0" w:color="auto"/>
            </w:tcBorders>
            <w:vAlign w:val="center"/>
          </w:tcPr>
          <w:p w:rsidR="00273E11" w:rsidRDefault="00273E11" w:rsidP="002F6167">
            <w:pPr>
              <w:pStyle w:val="Body"/>
              <w:spacing w:before="0"/>
            </w:pPr>
            <w:r>
              <w:t>Input</w:t>
            </w:r>
          </w:p>
        </w:tc>
        <w:tc>
          <w:tcPr>
            <w:tcW w:w="2917" w:type="pct"/>
            <w:tcBorders>
              <w:top w:val="single" w:sz="4" w:space="0" w:color="auto"/>
              <w:bottom w:val="single" w:sz="4" w:space="0" w:color="auto"/>
            </w:tcBorders>
            <w:vAlign w:val="center"/>
          </w:tcPr>
          <w:p w:rsidR="00273E11" w:rsidRDefault="00273E11" w:rsidP="002F6167">
            <w:pPr>
              <w:pStyle w:val="Body"/>
              <w:keepNext/>
              <w:spacing w:before="0"/>
            </w:pPr>
            <w:r>
              <w:t>Memory support signals</w:t>
            </w:r>
          </w:p>
        </w:tc>
      </w:tr>
      <w:tr w:rsidR="00273E11" w:rsidTr="00F3574D">
        <w:tc>
          <w:tcPr>
            <w:tcW w:w="1523" w:type="pct"/>
            <w:tcBorders>
              <w:top w:val="single" w:sz="4" w:space="0" w:color="auto"/>
              <w:bottom w:val="single" w:sz="4" w:space="0" w:color="auto"/>
            </w:tcBorders>
            <w:vAlign w:val="center"/>
          </w:tcPr>
          <w:p w:rsidR="00273E11" w:rsidRDefault="00273E11" w:rsidP="002F6167">
            <w:pPr>
              <w:pStyle w:val="Body"/>
              <w:spacing w:before="0"/>
            </w:pPr>
            <w:proofErr w:type="spellStart"/>
            <w:r>
              <w:lastRenderedPageBreak/>
              <w:t>mlvm</w:t>
            </w:r>
            <w:proofErr w:type="spellEnd"/>
          </w:p>
        </w:tc>
        <w:tc>
          <w:tcPr>
            <w:tcW w:w="560" w:type="pct"/>
            <w:tcBorders>
              <w:top w:val="single" w:sz="4" w:space="0" w:color="auto"/>
              <w:bottom w:val="single" w:sz="4" w:space="0" w:color="auto"/>
            </w:tcBorders>
            <w:vAlign w:val="center"/>
          </w:tcPr>
          <w:p w:rsidR="00273E11" w:rsidRDefault="00273E11" w:rsidP="002F6167">
            <w:pPr>
              <w:pStyle w:val="Body"/>
              <w:spacing w:before="0"/>
            </w:pPr>
            <w:r>
              <w:t>Input</w:t>
            </w:r>
          </w:p>
        </w:tc>
        <w:tc>
          <w:tcPr>
            <w:tcW w:w="2917" w:type="pct"/>
            <w:tcBorders>
              <w:top w:val="single" w:sz="4" w:space="0" w:color="auto"/>
              <w:bottom w:val="single" w:sz="4" w:space="0" w:color="auto"/>
            </w:tcBorders>
            <w:vAlign w:val="center"/>
          </w:tcPr>
          <w:p w:rsidR="00273E11" w:rsidRDefault="00273E11" w:rsidP="002F6167">
            <w:pPr>
              <w:pStyle w:val="Body"/>
              <w:keepNext/>
              <w:spacing w:before="0"/>
            </w:pPr>
            <w:r>
              <w:t>Memory support signals</w:t>
            </w:r>
          </w:p>
        </w:tc>
      </w:tr>
      <w:tr w:rsidR="00273E11" w:rsidTr="00F3574D">
        <w:tc>
          <w:tcPr>
            <w:tcW w:w="1523" w:type="pct"/>
            <w:tcBorders>
              <w:top w:val="single" w:sz="4" w:space="0" w:color="auto"/>
              <w:bottom w:val="single" w:sz="4" w:space="0" w:color="auto"/>
            </w:tcBorders>
            <w:vAlign w:val="center"/>
          </w:tcPr>
          <w:p w:rsidR="00273E11" w:rsidRDefault="00273E11" w:rsidP="002F6167">
            <w:pPr>
              <w:pStyle w:val="Body"/>
              <w:spacing w:before="0"/>
            </w:pPr>
            <w:proofErr w:type="spellStart"/>
            <w:r>
              <w:t>crypto</w:t>
            </w:r>
            <w:r w:rsidR="00FD0D59">
              <w:t>_stat_</w:t>
            </w:r>
            <w:proofErr w:type="gramStart"/>
            <w:r w:rsidR="00FD0D59">
              <w:t>events</w:t>
            </w:r>
            <w:proofErr w:type="spellEnd"/>
            <w:r w:rsidR="00FD0D59">
              <w:t>[</w:t>
            </w:r>
            <w:proofErr w:type="gramEnd"/>
            <w:r w:rsidR="00FD0D59">
              <w:t>63</w:t>
            </w:r>
            <w:r>
              <w:t>:0]</w:t>
            </w:r>
          </w:p>
        </w:tc>
        <w:tc>
          <w:tcPr>
            <w:tcW w:w="560" w:type="pct"/>
            <w:tcBorders>
              <w:top w:val="single" w:sz="4" w:space="0" w:color="auto"/>
              <w:bottom w:val="single" w:sz="4" w:space="0" w:color="auto"/>
            </w:tcBorders>
            <w:vAlign w:val="center"/>
          </w:tcPr>
          <w:p w:rsidR="00273E11" w:rsidRDefault="00273E11" w:rsidP="002F6167">
            <w:pPr>
              <w:pStyle w:val="Body"/>
              <w:spacing w:before="0"/>
            </w:pPr>
            <w:r>
              <w:t>Output</w:t>
            </w:r>
          </w:p>
        </w:tc>
        <w:tc>
          <w:tcPr>
            <w:tcW w:w="2917" w:type="pct"/>
            <w:tcBorders>
              <w:top w:val="single" w:sz="4" w:space="0" w:color="auto"/>
              <w:bottom w:val="single" w:sz="4" w:space="0" w:color="auto"/>
            </w:tcBorders>
            <w:vAlign w:val="center"/>
          </w:tcPr>
          <w:p w:rsidR="00273E11" w:rsidRDefault="00273E11" w:rsidP="002F6167">
            <w:pPr>
              <w:pStyle w:val="Body"/>
              <w:keepNext/>
              <w:spacing w:before="0"/>
            </w:pPr>
            <w:r>
              <w:t>Statistic Events</w:t>
            </w:r>
          </w:p>
        </w:tc>
      </w:tr>
      <w:tr w:rsidR="00FD0D59" w:rsidTr="00F3574D">
        <w:tc>
          <w:tcPr>
            <w:tcW w:w="1523" w:type="pct"/>
            <w:tcBorders>
              <w:top w:val="single" w:sz="4" w:space="0" w:color="auto"/>
              <w:bottom w:val="single" w:sz="4" w:space="0" w:color="auto"/>
            </w:tcBorders>
            <w:vAlign w:val="center"/>
          </w:tcPr>
          <w:p w:rsidR="00FD0D59" w:rsidRDefault="00FD0D59" w:rsidP="002F6167">
            <w:pPr>
              <w:pStyle w:val="Body"/>
              <w:spacing w:before="0"/>
            </w:pPr>
            <w:proofErr w:type="spellStart"/>
            <w:r>
              <w:t>drng_idle</w:t>
            </w:r>
            <w:proofErr w:type="spellEnd"/>
          </w:p>
        </w:tc>
        <w:tc>
          <w:tcPr>
            <w:tcW w:w="560" w:type="pct"/>
            <w:tcBorders>
              <w:top w:val="single" w:sz="4" w:space="0" w:color="auto"/>
              <w:bottom w:val="single" w:sz="4" w:space="0" w:color="auto"/>
            </w:tcBorders>
            <w:vAlign w:val="center"/>
          </w:tcPr>
          <w:p w:rsidR="00FD0D59" w:rsidRDefault="00FD0D59" w:rsidP="002F6167">
            <w:pPr>
              <w:pStyle w:val="Body"/>
              <w:spacing w:before="0"/>
            </w:pPr>
            <w:r>
              <w:t>Output</w:t>
            </w:r>
          </w:p>
        </w:tc>
        <w:tc>
          <w:tcPr>
            <w:tcW w:w="2917" w:type="pct"/>
            <w:tcBorders>
              <w:top w:val="single" w:sz="4" w:space="0" w:color="auto"/>
              <w:bottom w:val="single" w:sz="4" w:space="0" w:color="auto"/>
            </w:tcBorders>
            <w:vAlign w:val="center"/>
          </w:tcPr>
          <w:p w:rsidR="00FD0D59" w:rsidRDefault="00121A5F" w:rsidP="002F6167">
            <w:pPr>
              <w:pStyle w:val="Body"/>
              <w:keepNext/>
              <w:spacing w:before="0"/>
            </w:pPr>
            <w:r>
              <w:t>Crypto Idle</w:t>
            </w:r>
          </w:p>
        </w:tc>
      </w:tr>
    </w:tbl>
    <w:p w:rsidR="00475C78" w:rsidRDefault="00475C78" w:rsidP="00312DD4">
      <w:pPr>
        <w:pStyle w:val="Caption"/>
      </w:pPr>
      <w:bookmarkStart w:id="5" w:name="_Toc536792108"/>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1</w:t>
      </w:r>
      <w:r w:rsidR="00AC3548">
        <w:rPr>
          <w:noProof/>
        </w:rPr>
        <w:fldChar w:fldCharType="end"/>
      </w:r>
      <w:r>
        <w:t xml:space="preserve"> </w:t>
      </w:r>
      <w:r w:rsidR="0042232A">
        <w:t xml:space="preserve">- </w:t>
      </w:r>
      <w:r>
        <w:t>Clock, Reset and Miscellaneous Interface</w:t>
      </w:r>
      <w:bookmarkEnd w:id="5"/>
    </w:p>
    <w:p w:rsidR="00475C78" w:rsidRDefault="00475C78" w:rsidP="00475C78">
      <w:pPr>
        <w:pStyle w:val="Heading3"/>
      </w:pPr>
      <w:bookmarkStart w:id="6" w:name="_Ref487016169"/>
      <w:bookmarkStart w:id="7" w:name="_Ref487016178"/>
      <w:bookmarkStart w:id="8" w:name="_Ref487016182"/>
      <w:bookmarkStart w:id="9" w:name="_Ref487016232"/>
      <w:bookmarkStart w:id="10" w:name="_Ref487016261"/>
      <w:bookmarkStart w:id="11" w:name="_Ref487016273"/>
      <w:bookmarkStart w:id="12" w:name="_Toc536792041"/>
      <w:r>
        <w:t>AXI-4 Crypto Stream Slave Interface</w:t>
      </w:r>
      <w:bookmarkEnd w:id="6"/>
      <w:bookmarkEnd w:id="7"/>
      <w:bookmarkEnd w:id="8"/>
      <w:bookmarkEnd w:id="9"/>
      <w:bookmarkEnd w:id="10"/>
      <w:bookmarkEnd w:id="11"/>
      <w:bookmarkEnd w:id="12"/>
    </w:p>
    <w:p w:rsidR="00475C78" w:rsidRPr="005F6107" w:rsidRDefault="00475C78" w:rsidP="00475C78">
      <w:pPr>
        <w:pStyle w:val="Body"/>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624"/>
        <w:gridCol w:w="1247"/>
        <w:gridCol w:w="6019"/>
      </w:tblGrid>
      <w:tr w:rsidR="00475C78" w:rsidTr="002F6167">
        <w:tc>
          <w:tcPr>
            <w:tcW w:w="109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475C78" w:rsidRPr="00520306" w:rsidRDefault="00475C78" w:rsidP="002F6167">
            <w:pPr>
              <w:pStyle w:val="Body"/>
              <w:spacing w:before="0"/>
              <w:rPr>
                <w:b/>
              </w:rPr>
            </w:pPr>
            <w:r>
              <w:rPr>
                <w:b/>
              </w:rPr>
              <w:t>Signal Name</w:t>
            </w:r>
          </w:p>
        </w:tc>
        <w:tc>
          <w:tcPr>
            <w:tcW w:w="74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475C78" w:rsidRPr="00520306" w:rsidRDefault="00475C78" w:rsidP="002F6167">
            <w:pPr>
              <w:pStyle w:val="Body"/>
              <w:spacing w:before="0"/>
              <w:rPr>
                <w:b/>
              </w:rPr>
            </w:pPr>
            <w:r w:rsidRPr="00520306">
              <w:rPr>
                <w:b/>
              </w:rPr>
              <w:t>Direction</w:t>
            </w:r>
          </w:p>
        </w:tc>
        <w:tc>
          <w:tcPr>
            <w:tcW w:w="315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475C78" w:rsidRPr="00520306" w:rsidRDefault="00475C78" w:rsidP="002F6167">
            <w:pPr>
              <w:pStyle w:val="Body"/>
              <w:spacing w:before="0"/>
              <w:rPr>
                <w:b/>
              </w:rPr>
            </w:pPr>
            <w:r>
              <w:rPr>
                <w:b/>
              </w:rPr>
              <w:t>Function</w:t>
            </w:r>
          </w:p>
        </w:tc>
      </w:tr>
      <w:tr w:rsidR="00475C78" w:rsidTr="002F6167">
        <w:tc>
          <w:tcPr>
            <w:tcW w:w="1096" w:type="pct"/>
            <w:tcBorders>
              <w:top w:val="single" w:sz="4" w:space="0" w:color="auto"/>
              <w:bottom w:val="single" w:sz="4" w:space="0" w:color="auto"/>
            </w:tcBorders>
          </w:tcPr>
          <w:p w:rsidR="00475C78" w:rsidRPr="00520306" w:rsidRDefault="00475C78" w:rsidP="002F6167">
            <w:pPr>
              <w:spacing w:before="0"/>
              <w:rPr>
                <w:rFonts w:asciiTheme="minorHAnsi" w:eastAsia="Arial Unicode MS" w:hAnsiTheme="minorHAnsi"/>
              </w:rPr>
            </w:pPr>
            <w:proofErr w:type="spellStart"/>
            <w:r>
              <w:rPr>
                <w:rFonts w:asciiTheme="minorHAnsi" w:eastAsia="Arial Unicode MS" w:hAnsiTheme="minorHAnsi"/>
              </w:rPr>
              <w:t>crypto</w:t>
            </w:r>
            <w:r w:rsidRPr="00520306">
              <w:rPr>
                <w:rFonts w:asciiTheme="minorHAnsi" w:eastAsia="Arial Unicode MS" w:hAnsiTheme="minorHAnsi"/>
              </w:rPr>
              <w:t>_</w:t>
            </w:r>
            <w:r>
              <w:rPr>
                <w:rFonts w:asciiTheme="minorHAnsi" w:eastAsia="Arial Unicode MS" w:hAnsiTheme="minorHAnsi"/>
              </w:rPr>
              <w:t>ib_</w:t>
            </w:r>
            <w:proofErr w:type="gramStart"/>
            <w:r>
              <w:rPr>
                <w:rFonts w:asciiTheme="minorHAnsi" w:eastAsia="Arial Unicode MS" w:hAnsiTheme="minorHAnsi"/>
              </w:rPr>
              <w:t>in.</w:t>
            </w:r>
            <w:r w:rsidRPr="00127B27">
              <w:rPr>
                <w:rFonts w:asciiTheme="minorHAnsi" w:eastAsia="Arial Unicode MS" w:hAnsiTheme="minorHAnsi"/>
                <w:b/>
              </w:rPr>
              <w:t>tvalid</w:t>
            </w:r>
            <w:proofErr w:type="spellEnd"/>
            <w:proofErr w:type="gramEnd"/>
          </w:p>
        </w:tc>
        <w:tc>
          <w:tcPr>
            <w:tcW w:w="746" w:type="pct"/>
            <w:tcBorders>
              <w:top w:val="single" w:sz="4" w:space="0" w:color="auto"/>
              <w:bottom w:val="single" w:sz="4" w:space="0" w:color="auto"/>
            </w:tcBorders>
          </w:tcPr>
          <w:p w:rsidR="00475C78" w:rsidRPr="00520306" w:rsidRDefault="00475C78" w:rsidP="002F6167">
            <w:pPr>
              <w:spacing w:before="0"/>
              <w:rPr>
                <w:rFonts w:asciiTheme="minorHAnsi" w:eastAsia="Arial Unicode MS" w:hAnsiTheme="minorHAnsi"/>
              </w:rPr>
            </w:pPr>
            <w:r w:rsidRPr="00520306">
              <w:rPr>
                <w:rFonts w:asciiTheme="minorHAnsi" w:eastAsia="Arial Unicode MS" w:hAnsiTheme="minorHAnsi"/>
              </w:rPr>
              <w:t>Input</w:t>
            </w:r>
          </w:p>
        </w:tc>
        <w:tc>
          <w:tcPr>
            <w:tcW w:w="3158" w:type="pct"/>
            <w:tcBorders>
              <w:top w:val="single" w:sz="4" w:space="0" w:color="auto"/>
              <w:bottom w:val="single" w:sz="4" w:space="0" w:color="auto"/>
            </w:tcBorders>
          </w:tcPr>
          <w:p w:rsidR="00DE4F19" w:rsidRPr="00DE4F19" w:rsidRDefault="00DE4F19" w:rsidP="00DE4F19">
            <w:pPr>
              <w:spacing w:before="0"/>
              <w:jc w:val="both"/>
              <w:rPr>
                <w:rFonts w:asciiTheme="minorHAnsi" w:hAnsiTheme="minorHAnsi" w:cs="TimesNewRomanPS-BoldMT"/>
                <w:bCs/>
              </w:rPr>
            </w:pPr>
            <w:r w:rsidRPr="00DE4F19">
              <w:rPr>
                <w:rFonts w:asciiTheme="minorHAnsi" w:hAnsiTheme="minorHAnsi" w:cs="TimesNewRomanPS-BoldMT"/>
                <w:bCs/>
              </w:rPr>
              <w:t>Data transfer valid</w:t>
            </w:r>
          </w:p>
          <w:p w:rsidR="00DE4F19" w:rsidRPr="00DE4F19" w:rsidRDefault="00DE4F19" w:rsidP="00DE4F19">
            <w:pPr>
              <w:spacing w:before="0"/>
              <w:jc w:val="both"/>
              <w:rPr>
                <w:rFonts w:asciiTheme="minorHAnsi" w:hAnsiTheme="minorHAnsi" w:cs="TimesNewRomanPS-BoldMT"/>
                <w:bCs/>
              </w:rPr>
            </w:pPr>
            <w:proofErr w:type="gramStart"/>
            <w:r w:rsidRPr="00DE4F19">
              <w:rPr>
                <w:rFonts w:asciiTheme="minorHAnsi" w:hAnsiTheme="minorHAnsi" w:cs="TimesNewRomanPS-BoldMT"/>
                <w:bCs/>
              </w:rPr>
              <w:t>0 :</w:t>
            </w:r>
            <w:proofErr w:type="gramEnd"/>
            <w:r w:rsidRPr="00DE4F19">
              <w:rPr>
                <w:rFonts w:asciiTheme="minorHAnsi" w:hAnsiTheme="minorHAnsi" w:cs="TimesNewRomanPS-BoldMT"/>
                <w:bCs/>
              </w:rPr>
              <w:t xml:space="preserve"> Not valid</w:t>
            </w:r>
          </w:p>
          <w:p w:rsidR="00475C78" w:rsidRPr="00520306" w:rsidRDefault="00DE4F19" w:rsidP="00DE4F19">
            <w:pPr>
              <w:spacing w:before="0"/>
              <w:jc w:val="both"/>
              <w:rPr>
                <w:rFonts w:asciiTheme="minorHAnsi" w:eastAsia="Arial Unicode MS" w:hAnsiTheme="minorHAnsi"/>
              </w:rPr>
            </w:pPr>
            <w:proofErr w:type="gramStart"/>
            <w:r w:rsidRPr="00DE4F19">
              <w:rPr>
                <w:rFonts w:asciiTheme="minorHAnsi" w:hAnsiTheme="minorHAnsi" w:cs="TimesNewRomanPS-BoldMT"/>
                <w:bCs/>
              </w:rPr>
              <w:t>1 :</w:t>
            </w:r>
            <w:proofErr w:type="gramEnd"/>
            <w:r w:rsidRPr="00DE4F19">
              <w:rPr>
                <w:rFonts w:asciiTheme="minorHAnsi" w:hAnsiTheme="minorHAnsi" w:cs="TimesNewRomanPS-BoldMT"/>
                <w:bCs/>
              </w:rPr>
              <w:t xml:space="preserve"> Valid</w:t>
            </w:r>
          </w:p>
        </w:tc>
      </w:tr>
      <w:tr w:rsidR="00475C78" w:rsidTr="002F6167">
        <w:tc>
          <w:tcPr>
            <w:tcW w:w="1096" w:type="pct"/>
            <w:tcBorders>
              <w:top w:val="single" w:sz="4" w:space="0" w:color="auto"/>
              <w:bottom w:val="single" w:sz="4" w:space="0" w:color="auto"/>
            </w:tcBorders>
          </w:tcPr>
          <w:p w:rsidR="00475C78" w:rsidRPr="00520306" w:rsidRDefault="00475C78" w:rsidP="002F6167">
            <w:pPr>
              <w:spacing w:before="0"/>
              <w:rPr>
                <w:rFonts w:asciiTheme="minorHAnsi" w:eastAsia="Arial Unicode MS" w:hAnsiTheme="minorHAnsi"/>
              </w:rPr>
            </w:pPr>
            <w:proofErr w:type="spellStart"/>
            <w:r>
              <w:rPr>
                <w:rFonts w:asciiTheme="minorHAnsi" w:eastAsia="Arial Unicode MS" w:hAnsiTheme="minorHAnsi"/>
              </w:rPr>
              <w:t>crypto</w:t>
            </w:r>
            <w:r w:rsidRPr="00520306">
              <w:rPr>
                <w:rFonts w:asciiTheme="minorHAnsi" w:eastAsia="Arial Unicode MS" w:hAnsiTheme="minorHAnsi"/>
              </w:rPr>
              <w:t>_</w:t>
            </w:r>
            <w:r>
              <w:rPr>
                <w:rFonts w:asciiTheme="minorHAnsi" w:eastAsia="Arial Unicode MS" w:hAnsiTheme="minorHAnsi"/>
              </w:rPr>
              <w:t>ib_</w:t>
            </w:r>
            <w:proofErr w:type="gramStart"/>
            <w:r>
              <w:rPr>
                <w:rFonts w:asciiTheme="minorHAnsi" w:eastAsia="Arial Unicode MS" w:hAnsiTheme="minorHAnsi"/>
              </w:rPr>
              <w:t>out.</w:t>
            </w:r>
            <w:r w:rsidRPr="00127B27">
              <w:rPr>
                <w:rFonts w:asciiTheme="minorHAnsi" w:eastAsia="Arial Unicode MS" w:hAnsiTheme="minorHAnsi"/>
                <w:b/>
              </w:rPr>
              <w:t>tready</w:t>
            </w:r>
            <w:proofErr w:type="spellEnd"/>
            <w:proofErr w:type="gramEnd"/>
          </w:p>
        </w:tc>
        <w:tc>
          <w:tcPr>
            <w:tcW w:w="746" w:type="pct"/>
            <w:tcBorders>
              <w:top w:val="single" w:sz="4" w:space="0" w:color="auto"/>
              <w:bottom w:val="single" w:sz="4" w:space="0" w:color="auto"/>
            </w:tcBorders>
          </w:tcPr>
          <w:p w:rsidR="00475C78" w:rsidRPr="00520306" w:rsidRDefault="00475C78" w:rsidP="002F6167">
            <w:pPr>
              <w:spacing w:before="0"/>
              <w:rPr>
                <w:rFonts w:asciiTheme="minorHAnsi" w:eastAsia="Arial Unicode MS" w:hAnsiTheme="minorHAnsi"/>
              </w:rPr>
            </w:pPr>
            <w:r w:rsidRPr="00520306">
              <w:rPr>
                <w:rFonts w:asciiTheme="minorHAnsi" w:eastAsia="Arial Unicode MS" w:hAnsiTheme="minorHAnsi"/>
              </w:rPr>
              <w:t>Output</w:t>
            </w:r>
          </w:p>
        </w:tc>
        <w:tc>
          <w:tcPr>
            <w:tcW w:w="3158" w:type="pct"/>
            <w:tcBorders>
              <w:top w:val="single" w:sz="4" w:space="0" w:color="auto"/>
              <w:bottom w:val="single" w:sz="4" w:space="0" w:color="auto"/>
            </w:tcBorders>
          </w:tcPr>
          <w:p w:rsidR="00DE4F19" w:rsidRPr="00DE4F19" w:rsidRDefault="00DE4F19" w:rsidP="00DE4F19">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Slave data acceptance for current cycle:</w:t>
            </w:r>
          </w:p>
          <w:p w:rsidR="00DE4F19" w:rsidRPr="00DE4F19" w:rsidRDefault="00DE4F19" w:rsidP="00DE4F19">
            <w:pPr>
              <w:autoSpaceDE w:val="0"/>
              <w:autoSpaceDN w:val="0"/>
              <w:adjustRightInd w:val="0"/>
              <w:spacing w:before="0"/>
              <w:jc w:val="both"/>
              <w:rPr>
                <w:rFonts w:asciiTheme="minorHAnsi" w:hAnsiTheme="minorHAnsi" w:cs="TimesNewRomanPS-BoldMT"/>
                <w:bCs/>
              </w:rPr>
            </w:pPr>
            <w:proofErr w:type="gramStart"/>
            <w:r w:rsidRPr="00DE4F19">
              <w:rPr>
                <w:rFonts w:asciiTheme="minorHAnsi" w:hAnsiTheme="minorHAnsi" w:cs="TimesNewRomanPS-BoldMT"/>
                <w:bCs/>
              </w:rPr>
              <w:t>0 :</w:t>
            </w:r>
            <w:proofErr w:type="gramEnd"/>
            <w:r w:rsidRPr="00DE4F19">
              <w:rPr>
                <w:rFonts w:asciiTheme="minorHAnsi" w:hAnsiTheme="minorHAnsi" w:cs="TimesNewRomanPS-BoldMT"/>
                <w:bCs/>
              </w:rPr>
              <w:t xml:space="preserve"> Not Accepted</w:t>
            </w:r>
          </w:p>
          <w:p w:rsidR="00475C78" w:rsidRPr="00520306" w:rsidRDefault="00DE4F19" w:rsidP="00DE4F19">
            <w:pPr>
              <w:autoSpaceDE w:val="0"/>
              <w:autoSpaceDN w:val="0"/>
              <w:adjustRightInd w:val="0"/>
              <w:spacing w:before="0"/>
              <w:jc w:val="both"/>
              <w:rPr>
                <w:rFonts w:asciiTheme="minorHAnsi" w:eastAsia="Arial Unicode MS" w:hAnsiTheme="minorHAnsi"/>
              </w:rPr>
            </w:pPr>
            <w:proofErr w:type="gramStart"/>
            <w:r w:rsidRPr="00DE4F19">
              <w:rPr>
                <w:rFonts w:asciiTheme="minorHAnsi" w:hAnsiTheme="minorHAnsi" w:cs="TimesNewRomanPS-BoldMT"/>
                <w:bCs/>
              </w:rPr>
              <w:t>1 :</w:t>
            </w:r>
            <w:proofErr w:type="gramEnd"/>
            <w:r w:rsidRPr="00DE4F19">
              <w:rPr>
                <w:rFonts w:asciiTheme="minorHAnsi" w:hAnsiTheme="minorHAnsi" w:cs="TimesNewRomanPS-BoldMT"/>
                <w:bCs/>
              </w:rPr>
              <w:t xml:space="preserve"> Accepted</w:t>
            </w:r>
          </w:p>
        </w:tc>
      </w:tr>
      <w:tr w:rsidR="00475C78" w:rsidTr="002F6167">
        <w:tc>
          <w:tcPr>
            <w:tcW w:w="1096" w:type="pct"/>
            <w:tcBorders>
              <w:top w:val="single" w:sz="4" w:space="0" w:color="auto"/>
              <w:bottom w:val="single" w:sz="4" w:space="0" w:color="auto"/>
            </w:tcBorders>
          </w:tcPr>
          <w:p w:rsidR="00475C78" w:rsidRPr="00520306" w:rsidRDefault="00475C78" w:rsidP="002F6167">
            <w:pPr>
              <w:spacing w:before="0"/>
              <w:rPr>
                <w:rFonts w:asciiTheme="minorHAnsi" w:eastAsia="Arial Unicode MS" w:hAnsiTheme="minorHAnsi"/>
              </w:rPr>
            </w:pPr>
            <w:proofErr w:type="spellStart"/>
            <w:r>
              <w:rPr>
                <w:rFonts w:asciiTheme="minorHAnsi" w:eastAsia="Arial Unicode MS" w:hAnsiTheme="minorHAnsi"/>
              </w:rPr>
              <w:t>crypto</w:t>
            </w:r>
            <w:r w:rsidRPr="00520306">
              <w:rPr>
                <w:rFonts w:asciiTheme="minorHAnsi" w:eastAsia="Arial Unicode MS" w:hAnsiTheme="minorHAnsi"/>
              </w:rPr>
              <w:t>_</w:t>
            </w:r>
            <w:r>
              <w:rPr>
                <w:rFonts w:asciiTheme="minorHAnsi" w:eastAsia="Arial Unicode MS" w:hAnsiTheme="minorHAnsi"/>
              </w:rPr>
              <w:t>ib_</w:t>
            </w:r>
            <w:proofErr w:type="gramStart"/>
            <w:r>
              <w:rPr>
                <w:rFonts w:asciiTheme="minorHAnsi" w:eastAsia="Arial Unicode MS" w:hAnsiTheme="minorHAnsi"/>
              </w:rPr>
              <w:t>in.</w:t>
            </w:r>
            <w:r w:rsidRPr="00127B27">
              <w:rPr>
                <w:rFonts w:asciiTheme="minorHAnsi" w:eastAsia="Arial Unicode MS" w:hAnsiTheme="minorHAnsi"/>
                <w:b/>
              </w:rPr>
              <w:t>tdata</w:t>
            </w:r>
            <w:proofErr w:type="spellEnd"/>
            <w:proofErr w:type="gramEnd"/>
            <w:r w:rsidRPr="00127B27">
              <w:rPr>
                <w:rFonts w:asciiTheme="minorHAnsi" w:eastAsia="Arial Unicode MS" w:hAnsiTheme="minorHAnsi"/>
                <w:b/>
              </w:rPr>
              <w:t>[63:0]</w:t>
            </w:r>
          </w:p>
        </w:tc>
        <w:tc>
          <w:tcPr>
            <w:tcW w:w="746" w:type="pct"/>
            <w:tcBorders>
              <w:top w:val="single" w:sz="4" w:space="0" w:color="auto"/>
              <w:bottom w:val="single" w:sz="4" w:space="0" w:color="auto"/>
            </w:tcBorders>
          </w:tcPr>
          <w:p w:rsidR="00475C78" w:rsidRPr="00520306" w:rsidRDefault="00475C78" w:rsidP="002F6167">
            <w:pPr>
              <w:spacing w:before="0"/>
              <w:rPr>
                <w:rFonts w:asciiTheme="minorHAnsi" w:eastAsia="Arial Unicode MS" w:hAnsiTheme="minorHAnsi"/>
              </w:rPr>
            </w:pPr>
            <w:r w:rsidRPr="00520306">
              <w:rPr>
                <w:rFonts w:asciiTheme="minorHAnsi" w:eastAsia="Arial Unicode MS" w:hAnsiTheme="minorHAnsi"/>
              </w:rPr>
              <w:t>Input</w:t>
            </w:r>
          </w:p>
        </w:tc>
        <w:tc>
          <w:tcPr>
            <w:tcW w:w="3158" w:type="pct"/>
            <w:tcBorders>
              <w:top w:val="single" w:sz="4" w:space="0" w:color="auto"/>
              <w:bottom w:val="single" w:sz="4" w:space="0" w:color="auto"/>
            </w:tcBorders>
          </w:tcPr>
          <w:p w:rsidR="00475C78" w:rsidRPr="00520306" w:rsidRDefault="00DE4F19" w:rsidP="002F6167">
            <w:pPr>
              <w:autoSpaceDE w:val="0"/>
              <w:autoSpaceDN w:val="0"/>
              <w:adjustRightInd w:val="0"/>
              <w:spacing w:before="0"/>
              <w:jc w:val="both"/>
              <w:rPr>
                <w:rFonts w:asciiTheme="minorHAnsi" w:hAnsiTheme="minorHAnsi" w:cs="TimesNewRomanPSMT"/>
              </w:rPr>
            </w:pPr>
            <w:r>
              <w:rPr>
                <w:color w:val="222222"/>
                <w:shd w:val="clear" w:color="auto" w:fill="FFFFFF"/>
              </w:rPr>
              <w:t>Input data</w:t>
            </w:r>
          </w:p>
        </w:tc>
      </w:tr>
      <w:tr w:rsidR="00475C78" w:rsidTr="002F6167">
        <w:tc>
          <w:tcPr>
            <w:tcW w:w="1096" w:type="pct"/>
            <w:tcBorders>
              <w:top w:val="single" w:sz="4" w:space="0" w:color="auto"/>
              <w:bottom w:val="single" w:sz="4" w:space="0" w:color="auto"/>
            </w:tcBorders>
          </w:tcPr>
          <w:p w:rsidR="00475C78" w:rsidRPr="00520306" w:rsidRDefault="00475C78" w:rsidP="002F6167">
            <w:pPr>
              <w:spacing w:before="0"/>
              <w:rPr>
                <w:rFonts w:asciiTheme="minorHAnsi" w:eastAsia="Arial Unicode MS" w:hAnsiTheme="minorHAnsi"/>
              </w:rPr>
            </w:pPr>
            <w:proofErr w:type="spellStart"/>
            <w:r>
              <w:rPr>
                <w:rFonts w:asciiTheme="minorHAnsi" w:eastAsia="Arial Unicode MS" w:hAnsiTheme="minorHAnsi"/>
              </w:rPr>
              <w:t>crypto</w:t>
            </w:r>
            <w:r w:rsidRPr="00520306">
              <w:rPr>
                <w:rFonts w:asciiTheme="minorHAnsi" w:eastAsia="Arial Unicode MS" w:hAnsiTheme="minorHAnsi"/>
              </w:rPr>
              <w:t>_</w:t>
            </w:r>
            <w:r>
              <w:rPr>
                <w:rFonts w:asciiTheme="minorHAnsi" w:eastAsia="Arial Unicode MS" w:hAnsiTheme="minorHAnsi"/>
              </w:rPr>
              <w:t>ib_</w:t>
            </w:r>
            <w:proofErr w:type="gramStart"/>
            <w:r>
              <w:rPr>
                <w:rFonts w:asciiTheme="minorHAnsi" w:eastAsia="Arial Unicode MS" w:hAnsiTheme="minorHAnsi"/>
              </w:rPr>
              <w:t>in.</w:t>
            </w:r>
            <w:r w:rsidR="00DE4F19">
              <w:rPr>
                <w:rFonts w:asciiTheme="minorHAnsi" w:eastAsia="Arial Unicode MS" w:hAnsiTheme="minorHAnsi"/>
                <w:b/>
              </w:rPr>
              <w:t>tstrb</w:t>
            </w:r>
            <w:proofErr w:type="spellEnd"/>
            <w:proofErr w:type="gramEnd"/>
            <w:r w:rsidRPr="00127B27">
              <w:rPr>
                <w:rFonts w:asciiTheme="minorHAnsi" w:eastAsia="Arial Unicode MS" w:hAnsiTheme="minorHAnsi"/>
                <w:b/>
              </w:rPr>
              <w:t>[7:0]</w:t>
            </w:r>
          </w:p>
        </w:tc>
        <w:tc>
          <w:tcPr>
            <w:tcW w:w="746" w:type="pct"/>
            <w:tcBorders>
              <w:top w:val="single" w:sz="4" w:space="0" w:color="auto"/>
              <w:bottom w:val="single" w:sz="4" w:space="0" w:color="auto"/>
            </w:tcBorders>
          </w:tcPr>
          <w:p w:rsidR="00475C78" w:rsidRPr="00520306" w:rsidRDefault="00475C78" w:rsidP="002F6167">
            <w:pPr>
              <w:spacing w:before="0"/>
              <w:rPr>
                <w:rFonts w:asciiTheme="minorHAnsi" w:eastAsia="Arial Unicode MS" w:hAnsiTheme="minorHAnsi"/>
              </w:rPr>
            </w:pPr>
            <w:r w:rsidRPr="00520306">
              <w:rPr>
                <w:rFonts w:asciiTheme="minorHAnsi" w:eastAsia="Arial Unicode MS" w:hAnsiTheme="minorHAnsi"/>
              </w:rPr>
              <w:t>Input</w:t>
            </w:r>
          </w:p>
        </w:tc>
        <w:tc>
          <w:tcPr>
            <w:tcW w:w="3158" w:type="pct"/>
            <w:tcBorders>
              <w:top w:val="single" w:sz="4" w:space="0" w:color="auto"/>
              <w:bottom w:val="single" w:sz="4" w:space="0" w:color="auto"/>
            </w:tcBorders>
          </w:tcPr>
          <w:p w:rsidR="00DE4F19" w:rsidRPr="00DE4F19" w:rsidRDefault="00DE4F19" w:rsidP="00DE4F19">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Byte strobes corresponding to:</w:t>
            </w:r>
          </w:p>
          <w:p w:rsidR="00DE4F19" w:rsidRPr="00DE4F19" w:rsidRDefault="00DE4F19" w:rsidP="00DE4F19">
            <w:pPr>
              <w:autoSpaceDE w:val="0"/>
              <w:autoSpaceDN w:val="0"/>
              <w:adjustRightInd w:val="0"/>
              <w:spacing w:before="0"/>
              <w:jc w:val="both"/>
              <w:rPr>
                <w:rFonts w:asciiTheme="minorHAnsi" w:hAnsiTheme="minorHAnsi" w:cs="TimesNewRomanPS-BoldMT"/>
                <w:bCs/>
              </w:rPr>
            </w:pPr>
            <w:proofErr w:type="gramStart"/>
            <w:r w:rsidRPr="00DE4F19">
              <w:rPr>
                <w:rFonts w:asciiTheme="minorHAnsi" w:hAnsiTheme="minorHAnsi" w:cs="TimesNewRomanPS-BoldMT"/>
                <w:bCs/>
              </w:rPr>
              <w:t>TSTRB[</w:t>
            </w:r>
            <w:proofErr w:type="gramEnd"/>
            <w:r w:rsidRPr="00DE4F19">
              <w:rPr>
                <w:rFonts w:asciiTheme="minorHAnsi" w:hAnsiTheme="minorHAnsi" w:cs="TimesNewRomanPS-BoldMT"/>
                <w:bCs/>
              </w:rPr>
              <w:t>0] : TDATA[7:0]</w:t>
            </w:r>
          </w:p>
          <w:p w:rsidR="00DE4F19" w:rsidRPr="00DE4F19" w:rsidRDefault="00DE4F19" w:rsidP="00DE4F19">
            <w:pPr>
              <w:autoSpaceDE w:val="0"/>
              <w:autoSpaceDN w:val="0"/>
              <w:adjustRightInd w:val="0"/>
              <w:spacing w:before="0"/>
              <w:jc w:val="both"/>
              <w:rPr>
                <w:rFonts w:asciiTheme="minorHAnsi" w:hAnsiTheme="minorHAnsi" w:cs="TimesNewRomanPS-BoldMT"/>
                <w:bCs/>
              </w:rPr>
            </w:pPr>
            <w:proofErr w:type="gramStart"/>
            <w:r w:rsidRPr="00DE4F19">
              <w:rPr>
                <w:rFonts w:asciiTheme="minorHAnsi" w:hAnsiTheme="minorHAnsi" w:cs="TimesNewRomanPS-BoldMT"/>
                <w:bCs/>
              </w:rPr>
              <w:t>TSTRB[</w:t>
            </w:r>
            <w:proofErr w:type="gramEnd"/>
            <w:r w:rsidRPr="00DE4F19">
              <w:rPr>
                <w:rFonts w:asciiTheme="minorHAnsi" w:hAnsiTheme="minorHAnsi" w:cs="TimesNewRomanPS-BoldMT"/>
                <w:bCs/>
              </w:rPr>
              <w:t>1] : TDATA[15:8]</w:t>
            </w:r>
          </w:p>
          <w:p w:rsidR="00DE4F19" w:rsidRPr="00DE4F19" w:rsidRDefault="00DE4F19" w:rsidP="00DE4F19">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w:t>
            </w:r>
          </w:p>
          <w:p w:rsidR="00DE4F19" w:rsidRPr="00DE4F19" w:rsidRDefault="00DE4F19" w:rsidP="00DE4F19">
            <w:pPr>
              <w:autoSpaceDE w:val="0"/>
              <w:autoSpaceDN w:val="0"/>
              <w:adjustRightInd w:val="0"/>
              <w:spacing w:before="0"/>
              <w:jc w:val="both"/>
              <w:rPr>
                <w:rFonts w:asciiTheme="minorHAnsi" w:hAnsiTheme="minorHAnsi" w:cs="TimesNewRomanPS-BoldMT"/>
                <w:bCs/>
              </w:rPr>
            </w:pPr>
            <w:proofErr w:type="gramStart"/>
            <w:r w:rsidRPr="00DE4F19">
              <w:rPr>
                <w:rFonts w:asciiTheme="minorHAnsi" w:hAnsiTheme="minorHAnsi" w:cs="TimesNewRomanPS-BoldMT"/>
                <w:bCs/>
              </w:rPr>
              <w:t>TSTRB[</w:t>
            </w:r>
            <w:proofErr w:type="gramEnd"/>
            <w:r w:rsidRPr="00DE4F19">
              <w:rPr>
                <w:rFonts w:asciiTheme="minorHAnsi" w:hAnsiTheme="minorHAnsi" w:cs="TimesNewRomanPS-BoldMT"/>
                <w:bCs/>
              </w:rPr>
              <w:t>7] : TDATA[63:0]</w:t>
            </w:r>
          </w:p>
          <w:p w:rsidR="00DE4F19" w:rsidRPr="00DE4F19" w:rsidRDefault="00DE4F19" w:rsidP="00DE4F19">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 xml:space="preserve"> </w:t>
            </w:r>
          </w:p>
          <w:p w:rsidR="00DE4F19" w:rsidRPr="00DE4F19" w:rsidRDefault="00DE4F19" w:rsidP="00DE4F19">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Data Byte Valid:</w:t>
            </w:r>
          </w:p>
          <w:p w:rsidR="00DE4F19" w:rsidRPr="00DE4F19" w:rsidRDefault="00DE4F19" w:rsidP="00DE4F19">
            <w:pPr>
              <w:autoSpaceDE w:val="0"/>
              <w:autoSpaceDN w:val="0"/>
              <w:adjustRightInd w:val="0"/>
              <w:spacing w:before="0"/>
              <w:jc w:val="both"/>
              <w:rPr>
                <w:rFonts w:asciiTheme="minorHAnsi" w:hAnsiTheme="minorHAnsi" w:cs="TimesNewRomanPS-BoldMT"/>
                <w:bCs/>
              </w:rPr>
            </w:pPr>
            <w:proofErr w:type="gramStart"/>
            <w:r w:rsidRPr="00DE4F19">
              <w:rPr>
                <w:rFonts w:asciiTheme="minorHAnsi" w:hAnsiTheme="minorHAnsi" w:cs="TimesNewRomanPS-BoldMT"/>
                <w:bCs/>
              </w:rPr>
              <w:t>0 :</w:t>
            </w:r>
            <w:proofErr w:type="gramEnd"/>
            <w:r w:rsidRPr="00DE4F19">
              <w:rPr>
                <w:rFonts w:asciiTheme="minorHAnsi" w:hAnsiTheme="minorHAnsi" w:cs="TimesNewRomanPS-BoldMT"/>
                <w:bCs/>
              </w:rPr>
              <w:t xml:space="preserve"> Not valid</w:t>
            </w:r>
          </w:p>
          <w:p w:rsidR="00DE4F19" w:rsidRPr="00DE4F19" w:rsidRDefault="00DE4F19" w:rsidP="00DE4F19">
            <w:pPr>
              <w:autoSpaceDE w:val="0"/>
              <w:autoSpaceDN w:val="0"/>
              <w:adjustRightInd w:val="0"/>
              <w:spacing w:before="0"/>
              <w:jc w:val="both"/>
              <w:rPr>
                <w:rFonts w:asciiTheme="minorHAnsi" w:hAnsiTheme="minorHAnsi" w:cs="TimesNewRomanPS-BoldMT"/>
                <w:bCs/>
              </w:rPr>
            </w:pPr>
            <w:proofErr w:type="gramStart"/>
            <w:r w:rsidRPr="00DE4F19">
              <w:rPr>
                <w:rFonts w:asciiTheme="minorHAnsi" w:hAnsiTheme="minorHAnsi" w:cs="TimesNewRomanPS-BoldMT"/>
                <w:bCs/>
              </w:rPr>
              <w:t>1 :</w:t>
            </w:r>
            <w:proofErr w:type="gramEnd"/>
            <w:r w:rsidRPr="00DE4F19">
              <w:rPr>
                <w:rFonts w:asciiTheme="minorHAnsi" w:hAnsiTheme="minorHAnsi" w:cs="TimesNewRomanPS-BoldMT"/>
                <w:bCs/>
              </w:rPr>
              <w:t xml:space="preserve"> Valid</w:t>
            </w:r>
          </w:p>
          <w:p w:rsidR="00DE4F19" w:rsidRPr="00DE4F19" w:rsidRDefault="00DE4F19" w:rsidP="00DE4F19">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 xml:space="preserve"> </w:t>
            </w:r>
          </w:p>
          <w:p w:rsidR="00475C78" w:rsidRPr="00520306" w:rsidRDefault="00DE4F19" w:rsidP="00DE4F19">
            <w:pPr>
              <w:autoSpaceDE w:val="0"/>
              <w:autoSpaceDN w:val="0"/>
              <w:adjustRightInd w:val="0"/>
              <w:spacing w:before="0"/>
              <w:jc w:val="both"/>
              <w:rPr>
                <w:rFonts w:asciiTheme="minorHAnsi" w:hAnsiTheme="minorHAnsi" w:cs="TimesNewRomanPSMT"/>
              </w:rPr>
            </w:pPr>
            <w:r w:rsidRPr="00DE4F19">
              <w:rPr>
                <w:rFonts w:asciiTheme="minorHAnsi" w:hAnsiTheme="minorHAnsi" w:cs="TimesNewRomanPS-BoldMT"/>
                <w:bCs/>
              </w:rPr>
              <w:t>Only thermometer codes allowed (e.g. 0000_0001 through 1111_1111)</w:t>
            </w:r>
          </w:p>
        </w:tc>
      </w:tr>
      <w:tr w:rsidR="00475C78" w:rsidTr="002F6167">
        <w:tc>
          <w:tcPr>
            <w:tcW w:w="1096" w:type="pct"/>
            <w:tcBorders>
              <w:top w:val="single" w:sz="4" w:space="0" w:color="auto"/>
              <w:bottom w:val="single" w:sz="4" w:space="0" w:color="auto"/>
            </w:tcBorders>
          </w:tcPr>
          <w:p w:rsidR="00475C78" w:rsidRPr="00520306" w:rsidRDefault="00475C78" w:rsidP="002F6167">
            <w:pPr>
              <w:spacing w:before="0"/>
              <w:rPr>
                <w:rFonts w:asciiTheme="minorHAnsi" w:eastAsia="Arial Unicode MS" w:hAnsiTheme="minorHAnsi"/>
              </w:rPr>
            </w:pPr>
            <w:proofErr w:type="spellStart"/>
            <w:r>
              <w:rPr>
                <w:rFonts w:asciiTheme="minorHAnsi" w:eastAsia="Arial Unicode MS" w:hAnsiTheme="minorHAnsi"/>
              </w:rPr>
              <w:t>crypto</w:t>
            </w:r>
            <w:r w:rsidRPr="00520306">
              <w:rPr>
                <w:rFonts w:asciiTheme="minorHAnsi" w:eastAsia="Arial Unicode MS" w:hAnsiTheme="minorHAnsi"/>
              </w:rPr>
              <w:t>_</w:t>
            </w:r>
            <w:r>
              <w:rPr>
                <w:rFonts w:asciiTheme="minorHAnsi" w:eastAsia="Arial Unicode MS" w:hAnsiTheme="minorHAnsi"/>
              </w:rPr>
              <w:t>ib_</w:t>
            </w:r>
            <w:proofErr w:type="gramStart"/>
            <w:r>
              <w:rPr>
                <w:rFonts w:asciiTheme="minorHAnsi" w:eastAsia="Arial Unicode MS" w:hAnsiTheme="minorHAnsi"/>
              </w:rPr>
              <w:t>in.</w:t>
            </w:r>
            <w:r w:rsidRPr="00127B27">
              <w:rPr>
                <w:rFonts w:asciiTheme="minorHAnsi" w:eastAsia="Arial Unicode MS" w:hAnsiTheme="minorHAnsi"/>
                <w:b/>
              </w:rPr>
              <w:t>tlast</w:t>
            </w:r>
            <w:proofErr w:type="spellEnd"/>
            <w:proofErr w:type="gramEnd"/>
          </w:p>
        </w:tc>
        <w:tc>
          <w:tcPr>
            <w:tcW w:w="746" w:type="pct"/>
            <w:tcBorders>
              <w:top w:val="single" w:sz="4" w:space="0" w:color="auto"/>
              <w:bottom w:val="single" w:sz="4" w:space="0" w:color="auto"/>
            </w:tcBorders>
          </w:tcPr>
          <w:p w:rsidR="00475C78" w:rsidRPr="00520306" w:rsidRDefault="00475C78" w:rsidP="002F6167">
            <w:pPr>
              <w:spacing w:before="0"/>
              <w:rPr>
                <w:rFonts w:asciiTheme="minorHAnsi" w:eastAsia="Arial Unicode MS" w:hAnsiTheme="minorHAnsi"/>
              </w:rPr>
            </w:pPr>
            <w:r>
              <w:rPr>
                <w:rFonts w:asciiTheme="minorHAnsi" w:eastAsia="Arial Unicode MS" w:hAnsiTheme="minorHAnsi"/>
              </w:rPr>
              <w:t>I</w:t>
            </w:r>
            <w:r w:rsidRPr="00520306">
              <w:rPr>
                <w:rFonts w:asciiTheme="minorHAnsi" w:eastAsia="Arial Unicode MS" w:hAnsiTheme="minorHAnsi"/>
              </w:rPr>
              <w:t>nput</w:t>
            </w:r>
          </w:p>
        </w:tc>
        <w:tc>
          <w:tcPr>
            <w:tcW w:w="3158" w:type="pct"/>
            <w:tcBorders>
              <w:top w:val="single" w:sz="4" w:space="0" w:color="auto"/>
              <w:bottom w:val="single" w:sz="4" w:space="0" w:color="auto"/>
            </w:tcBorders>
          </w:tcPr>
          <w:p w:rsidR="00475C78" w:rsidRPr="00DE4F19" w:rsidRDefault="00DE4F19" w:rsidP="00DE4F19">
            <w:pPr>
              <w:keepNext/>
              <w:spacing w:before="0"/>
              <w:rPr>
                <w:rFonts w:asciiTheme="minorHAnsi" w:eastAsia="Arial Unicode MS" w:hAnsiTheme="minorHAnsi"/>
              </w:rPr>
            </w:pPr>
            <w:r w:rsidRPr="00DE4F19">
              <w:rPr>
                <w:rFonts w:asciiTheme="minorHAnsi" w:hAnsiTheme="minorHAnsi" w:cs="TimesNewRomanPS-BoldMT"/>
                <w:bCs/>
              </w:rPr>
              <w:t>Last data phase of the data block</w:t>
            </w:r>
          </w:p>
        </w:tc>
      </w:tr>
      <w:tr w:rsidR="00475C78" w:rsidTr="002F6167">
        <w:tc>
          <w:tcPr>
            <w:tcW w:w="1096" w:type="pct"/>
            <w:tcBorders>
              <w:top w:val="single" w:sz="4" w:space="0" w:color="auto"/>
              <w:bottom w:val="single" w:sz="4" w:space="0" w:color="auto"/>
            </w:tcBorders>
          </w:tcPr>
          <w:p w:rsidR="00475C78" w:rsidRPr="00520306" w:rsidRDefault="00475C78" w:rsidP="002F6167">
            <w:pPr>
              <w:spacing w:before="0"/>
              <w:rPr>
                <w:rFonts w:asciiTheme="minorHAnsi" w:eastAsia="Arial Unicode MS" w:hAnsiTheme="minorHAnsi"/>
              </w:rPr>
            </w:pPr>
            <w:proofErr w:type="spellStart"/>
            <w:proofErr w:type="gramStart"/>
            <w:r>
              <w:rPr>
                <w:rFonts w:asciiTheme="minorHAnsi" w:eastAsia="Arial Unicode MS" w:hAnsiTheme="minorHAnsi"/>
              </w:rPr>
              <w:t>crypto</w:t>
            </w:r>
            <w:r w:rsidRPr="00520306">
              <w:rPr>
                <w:rFonts w:asciiTheme="minorHAnsi" w:eastAsia="Arial Unicode MS" w:hAnsiTheme="minorHAnsi"/>
              </w:rPr>
              <w:t>_</w:t>
            </w:r>
            <w:r>
              <w:rPr>
                <w:rFonts w:asciiTheme="minorHAnsi" w:eastAsia="Arial Unicode MS" w:hAnsiTheme="minorHAnsi"/>
              </w:rPr>
              <w:t>ib_in.</w:t>
            </w:r>
            <w:r w:rsidR="00807443">
              <w:rPr>
                <w:rFonts w:asciiTheme="minorHAnsi" w:eastAsia="Arial Unicode MS" w:hAnsiTheme="minorHAnsi"/>
                <w:b/>
              </w:rPr>
              <w:t>tid</w:t>
            </w:r>
            <w:proofErr w:type="spellEnd"/>
            <w:r w:rsidR="00807443">
              <w:rPr>
                <w:rFonts w:asciiTheme="minorHAnsi" w:eastAsia="Arial Unicode MS" w:hAnsiTheme="minorHAnsi"/>
                <w:b/>
              </w:rPr>
              <w:t>[</w:t>
            </w:r>
            <w:proofErr w:type="gramEnd"/>
            <w:r w:rsidR="00807443">
              <w:rPr>
                <w:rFonts w:asciiTheme="minorHAnsi" w:eastAsia="Arial Unicode MS" w:hAnsiTheme="minorHAnsi"/>
                <w:b/>
              </w:rPr>
              <w:t>0</w:t>
            </w:r>
            <w:r w:rsidRPr="00127B27">
              <w:rPr>
                <w:rFonts w:asciiTheme="minorHAnsi" w:eastAsia="Arial Unicode MS" w:hAnsiTheme="minorHAnsi"/>
                <w:b/>
              </w:rPr>
              <w:t>:0]</w:t>
            </w:r>
          </w:p>
        </w:tc>
        <w:tc>
          <w:tcPr>
            <w:tcW w:w="746" w:type="pct"/>
            <w:tcBorders>
              <w:top w:val="single" w:sz="4" w:space="0" w:color="auto"/>
              <w:bottom w:val="single" w:sz="4" w:space="0" w:color="auto"/>
            </w:tcBorders>
          </w:tcPr>
          <w:p w:rsidR="00475C78" w:rsidRDefault="00475C78" w:rsidP="002F6167">
            <w:pPr>
              <w:spacing w:before="0"/>
              <w:rPr>
                <w:rFonts w:asciiTheme="minorHAnsi" w:eastAsia="Arial Unicode MS" w:hAnsiTheme="minorHAnsi"/>
              </w:rPr>
            </w:pPr>
            <w:r>
              <w:rPr>
                <w:rFonts w:asciiTheme="minorHAnsi" w:eastAsia="Arial Unicode MS" w:hAnsiTheme="minorHAnsi"/>
              </w:rPr>
              <w:t>Input</w:t>
            </w:r>
          </w:p>
        </w:tc>
        <w:tc>
          <w:tcPr>
            <w:tcW w:w="3158" w:type="pct"/>
            <w:tcBorders>
              <w:top w:val="single" w:sz="4" w:space="0" w:color="auto"/>
              <w:bottom w:val="single" w:sz="4" w:space="0" w:color="auto"/>
            </w:tcBorders>
          </w:tcPr>
          <w:p w:rsidR="00475C78" w:rsidRPr="00A239B1" w:rsidRDefault="00DE4F19" w:rsidP="002F6167">
            <w:pPr>
              <w:keepNext/>
              <w:spacing w:before="0"/>
              <w:rPr>
                <w:rFonts w:asciiTheme="minorHAnsi" w:hAnsiTheme="minorHAnsi" w:cs="TimesNewRomanPS-BoldMT"/>
                <w:bCs/>
              </w:rPr>
            </w:pPr>
            <w:r>
              <w:rPr>
                <w:color w:val="222222"/>
                <w:shd w:val="clear" w:color="auto" w:fill="FFFFFF"/>
              </w:rPr>
              <w:t>Data block identifier</w:t>
            </w:r>
          </w:p>
        </w:tc>
      </w:tr>
      <w:tr w:rsidR="00475C78" w:rsidTr="002F6167">
        <w:tc>
          <w:tcPr>
            <w:tcW w:w="1096" w:type="pct"/>
            <w:tcBorders>
              <w:top w:val="single" w:sz="4" w:space="0" w:color="auto"/>
              <w:bottom w:val="single" w:sz="4" w:space="0" w:color="auto"/>
            </w:tcBorders>
          </w:tcPr>
          <w:p w:rsidR="00475C78" w:rsidRDefault="00475C78" w:rsidP="002F6167">
            <w:pPr>
              <w:spacing w:before="0"/>
              <w:rPr>
                <w:rFonts w:asciiTheme="minorHAnsi" w:eastAsia="Arial Unicode MS" w:hAnsiTheme="minorHAnsi"/>
              </w:rPr>
            </w:pPr>
            <w:proofErr w:type="spellStart"/>
            <w:r>
              <w:rPr>
                <w:rFonts w:asciiTheme="minorHAnsi" w:eastAsia="Arial Unicode MS" w:hAnsiTheme="minorHAnsi"/>
              </w:rPr>
              <w:t>crypto</w:t>
            </w:r>
            <w:r w:rsidRPr="00520306">
              <w:rPr>
                <w:rFonts w:asciiTheme="minorHAnsi" w:eastAsia="Arial Unicode MS" w:hAnsiTheme="minorHAnsi"/>
              </w:rPr>
              <w:t>_</w:t>
            </w:r>
            <w:r>
              <w:rPr>
                <w:rFonts w:asciiTheme="minorHAnsi" w:eastAsia="Arial Unicode MS" w:hAnsiTheme="minorHAnsi"/>
              </w:rPr>
              <w:t>ib_</w:t>
            </w:r>
            <w:proofErr w:type="gramStart"/>
            <w:r>
              <w:rPr>
                <w:rFonts w:asciiTheme="minorHAnsi" w:eastAsia="Arial Unicode MS" w:hAnsiTheme="minorHAnsi"/>
              </w:rPr>
              <w:t>in.</w:t>
            </w:r>
            <w:r w:rsidRPr="00127B27">
              <w:rPr>
                <w:rFonts w:asciiTheme="minorHAnsi" w:eastAsia="Arial Unicode MS" w:hAnsiTheme="minorHAnsi"/>
                <w:b/>
              </w:rPr>
              <w:t>tuser</w:t>
            </w:r>
            <w:proofErr w:type="spellEnd"/>
            <w:proofErr w:type="gramEnd"/>
            <w:r w:rsidRPr="00127B27">
              <w:rPr>
                <w:rFonts w:asciiTheme="minorHAnsi" w:eastAsia="Arial Unicode MS" w:hAnsiTheme="minorHAnsi"/>
                <w:b/>
              </w:rPr>
              <w:t>[7:0]</w:t>
            </w:r>
          </w:p>
        </w:tc>
        <w:tc>
          <w:tcPr>
            <w:tcW w:w="746" w:type="pct"/>
            <w:tcBorders>
              <w:top w:val="single" w:sz="4" w:space="0" w:color="auto"/>
              <w:bottom w:val="single" w:sz="4" w:space="0" w:color="auto"/>
            </w:tcBorders>
          </w:tcPr>
          <w:p w:rsidR="00475C78" w:rsidRDefault="00475C78" w:rsidP="002F6167">
            <w:pPr>
              <w:spacing w:before="0"/>
              <w:rPr>
                <w:rFonts w:asciiTheme="minorHAnsi" w:eastAsia="Arial Unicode MS" w:hAnsiTheme="minorHAnsi"/>
              </w:rPr>
            </w:pPr>
            <w:r>
              <w:rPr>
                <w:rFonts w:asciiTheme="minorHAnsi" w:eastAsia="Arial Unicode MS" w:hAnsiTheme="minorHAnsi"/>
              </w:rPr>
              <w:t>Input</w:t>
            </w:r>
          </w:p>
        </w:tc>
        <w:tc>
          <w:tcPr>
            <w:tcW w:w="3158" w:type="pct"/>
            <w:tcBorders>
              <w:top w:val="single" w:sz="4" w:space="0" w:color="auto"/>
              <w:bottom w:val="single" w:sz="4" w:space="0" w:color="auto"/>
            </w:tcBorders>
          </w:tcPr>
          <w:p w:rsidR="00DE4F19" w:rsidRDefault="00DE4F19" w:rsidP="00DE4F19">
            <w:pPr>
              <w:pStyle w:val="m-4185299007064358885body"/>
              <w:shd w:val="clear" w:color="auto" w:fill="FFFFFF"/>
              <w:spacing w:before="0" w:beforeAutospacing="0" w:after="0" w:afterAutospacing="0"/>
              <w:rPr>
                <w:rFonts w:ascii="Calibri" w:hAnsi="Calibri"/>
                <w:color w:val="222222"/>
              </w:rPr>
            </w:pPr>
            <w:proofErr w:type="gramStart"/>
            <w:r>
              <w:rPr>
                <w:rFonts w:ascii="Calibri" w:hAnsi="Calibri"/>
                <w:color w:val="222222"/>
              </w:rPr>
              <w:t>TUSER[</w:t>
            </w:r>
            <w:proofErr w:type="gramEnd"/>
            <w:r>
              <w:rPr>
                <w:rFonts w:ascii="Calibri" w:hAnsi="Calibri"/>
                <w:color w:val="222222"/>
              </w:rPr>
              <w:t>0] : Start of TLV (first beat)</w:t>
            </w:r>
          </w:p>
          <w:p w:rsidR="00DE4F19" w:rsidRDefault="00DE4F19" w:rsidP="00DE4F19">
            <w:pPr>
              <w:pStyle w:val="m-4185299007064358885body"/>
              <w:shd w:val="clear" w:color="auto" w:fill="FFFFFF"/>
              <w:spacing w:before="0" w:beforeAutospacing="0" w:after="0" w:afterAutospacing="0"/>
              <w:rPr>
                <w:rFonts w:ascii="Calibri" w:hAnsi="Calibri"/>
                <w:color w:val="222222"/>
              </w:rPr>
            </w:pPr>
            <w:proofErr w:type="gramStart"/>
            <w:r>
              <w:rPr>
                <w:rFonts w:ascii="Calibri" w:hAnsi="Calibri"/>
                <w:color w:val="222222"/>
              </w:rPr>
              <w:t>TUSER[</w:t>
            </w:r>
            <w:proofErr w:type="gramEnd"/>
            <w:r>
              <w:rPr>
                <w:rFonts w:ascii="Calibri" w:hAnsi="Calibri"/>
                <w:color w:val="222222"/>
              </w:rPr>
              <w:t>1] : End of TLV (last beat)</w:t>
            </w:r>
          </w:p>
          <w:p w:rsidR="00475C78" w:rsidRPr="00DE4F19" w:rsidRDefault="00DE4F19" w:rsidP="00DE4F19">
            <w:pPr>
              <w:pStyle w:val="m-4185299007064358885body"/>
              <w:shd w:val="clear" w:color="auto" w:fill="FFFFFF"/>
              <w:spacing w:before="0" w:beforeAutospacing="0" w:after="0" w:afterAutospacing="0"/>
              <w:rPr>
                <w:rFonts w:ascii="Calibri" w:hAnsi="Calibri"/>
                <w:color w:val="222222"/>
              </w:rPr>
            </w:pPr>
            <w:proofErr w:type="gramStart"/>
            <w:r>
              <w:rPr>
                <w:rFonts w:ascii="Calibri" w:hAnsi="Calibri"/>
                <w:color w:val="222222"/>
              </w:rPr>
              <w:t>TUSER[</w:t>
            </w:r>
            <w:proofErr w:type="gramEnd"/>
            <w:r>
              <w:rPr>
                <w:rFonts w:ascii="Calibri" w:hAnsi="Calibri"/>
                <w:color w:val="222222"/>
              </w:rPr>
              <w:t>7:2] : All 0</w:t>
            </w:r>
          </w:p>
        </w:tc>
      </w:tr>
    </w:tbl>
    <w:p w:rsidR="00475C78" w:rsidRDefault="00475C78" w:rsidP="00312DD4">
      <w:pPr>
        <w:pStyle w:val="Caption"/>
      </w:pPr>
      <w:bookmarkStart w:id="13" w:name="_Toc536792109"/>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2</w:t>
      </w:r>
      <w:r w:rsidR="00AC3548">
        <w:rPr>
          <w:noProof/>
        </w:rPr>
        <w:fldChar w:fldCharType="end"/>
      </w:r>
      <w:r>
        <w:t xml:space="preserve"> </w:t>
      </w:r>
      <w:r w:rsidR="0042232A">
        <w:t xml:space="preserve">- </w:t>
      </w:r>
      <w:r>
        <w:t>AXI-4 Crypto Stream Slave Interface</w:t>
      </w:r>
      <w:bookmarkEnd w:id="13"/>
    </w:p>
    <w:p w:rsidR="00475C78" w:rsidRDefault="00475C78" w:rsidP="00475C78"/>
    <w:p w:rsidR="00475C78" w:rsidRDefault="00475C78" w:rsidP="00475C78"/>
    <w:p w:rsidR="00475C78" w:rsidRDefault="00475C78" w:rsidP="00475C78"/>
    <w:p w:rsidR="00475C78" w:rsidRDefault="00475C78" w:rsidP="00475C78"/>
    <w:p w:rsidR="00475C78" w:rsidRDefault="00475C78" w:rsidP="00475C78"/>
    <w:p w:rsidR="00475C78" w:rsidRDefault="00475C78" w:rsidP="00475C78"/>
    <w:p w:rsidR="00475C78" w:rsidRDefault="00475C78" w:rsidP="00475C78"/>
    <w:p w:rsidR="00475C78" w:rsidRDefault="00475C78" w:rsidP="00475C78">
      <w:pPr>
        <w:pStyle w:val="Heading3"/>
      </w:pPr>
      <w:bookmarkStart w:id="14" w:name="_Toc536792042"/>
      <w:r>
        <w:t>AXI-4 Key Stream Slave Interface</w:t>
      </w:r>
      <w:bookmarkEnd w:id="14"/>
    </w:p>
    <w:p w:rsidR="00475C78" w:rsidRPr="005F6107" w:rsidRDefault="00475C78" w:rsidP="00475C78">
      <w:pPr>
        <w:pStyle w:val="Body"/>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335"/>
        <w:gridCol w:w="1392"/>
        <w:gridCol w:w="6163"/>
      </w:tblGrid>
      <w:tr w:rsidR="00475C78" w:rsidTr="00DE4F19">
        <w:tc>
          <w:tcPr>
            <w:tcW w:w="115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475C78" w:rsidRPr="00520306" w:rsidRDefault="00475C78" w:rsidP="002F6167">
            <w:pPr>
              <w:pStyle w:val="Body"/>
              <w:spacing w:before="0"/>
              <w:rPr>
                <w:b/>
              </w:rPr>
            </w:pPr>
            <w:r>
              <w:rPr>
                <w:b/>
              </w:rPr>
              <w:t>Signal Name</w:t>
            </w:r>
          </w:p>
        </w:tc>
        <w:tc>
          <w:tcPr>
            <w:tcW w:w="71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475C78" w:rsidRPr="00520306" w:rsidRDefault="00475C78" w:rsidP="002F6167">
            <w:pPr>
              <w:pStyle w:val="Body"/>
              <w:spacing w:before="0"/>
              <w:rPr>
                <w:b/>
              </w:rPr>
            </w:pPr>
            <w:r w:rsidRPr="00520306">
              <w:rPr>
                <w:b/>
              </w:rPr>
              <w:t>Direction</w:t>
            </w:r>
          </w:p>
        </w:tc>
        <w:tc>
          <w:tcPr>
            <w:tcW w:w="312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475C78" w:rsidRPr="00520306" w:rsidRDefault="00475C78" w:rsidP="002F6167">
            <w:pPr>
              <w:pStyle w:val="Body"/>
              <w:spacing w:before="0"/>
              <w:rPr>
                <w:b/>
              </w:rPr>
            </w:pPr>
            <w:r>
              <w:rPr>
                <w:b/>
              </w:rPr>
              <w:t>Function</w:t>
            </w:r>
          </w:p>
        </w:tc>
      </w:tr>
      <w:tr w:rsidR="00DE4F19" w:rsidTr="00DE4F19">
        <w:tc>
          <w:tcPr>
            <w:tcW w:w="1154" w:type="pct"/>
            <w:tcBorders>
              <w:top w:val="single" w:sz="4" w:space="0" w:color="auto"/>
              <w:bottom w:val="single" w:sz="4" w:space="0" w:color="auto"/>
            </w:tcBorders>
          </w:tcPr>
          <w:p w:rsidR="00DE4F19" w:rsidRPr="00520306" w:rsidRDefault="00DE4F19" w:rsidP="002F6167">
            <w:pPr>
              <w:spacing w:before="0"/>
              <w:rPr>
                <w:rFonts w:asciiTheme="minorHAnsi" w:eastAsia="Arial Unicode MS" w:hAnsiTheme="minorHAnsi"/>
              </w:rPr>
            </w:pPr>
            <w:proofErr w:type="spellStart"/>
            <w:r>
              <w:rPr>
                <w:rFonts w:asciiTheme="minorHAnsi" w:eastAsia="Arial Unicode MS" w:hAnsiTheme="minorHAnsi"/>
              </w:rPr>
              <w:t>key</w:t>
            </w:r>
            <w:r w:rsidRPr="00520306">
              <w:rPr>
                <w:rFonts w:asciiTheme="minorHAnsi" w:eastAsia="Arial Unicode MS" w:hAnsiTheme="minorHAnsi"/>
              </w:rPr>
              <w:t>_</w:t>
            </w:r>
            <w:r>
              <w:rPr>
                <w:rFonts w:asciiTheme="minorHAnsi" w:eastAsia="Arial Unicode MS" w:hAnsiTheme="minorHAnsi"/>
              </w:rPr>
              <w:t>ib_</w:t>
            </w:r>
            <w:proofErr w:type="gramStart"/>
            <w:r>
              <w:rPr>
                <w:rFonts w:asciiTheme="minorHAnsi" w:eastAsia="Arial Unicode MS" w:hAnsiTheme="minorHAnsi"/>
              </w:rPr>
              <w:t>in.</w:t>
            </w:r>
            <w:r w:rsidRPr="00127B27">
              <w:rPr>
                <w:rFonts w:asciiTheme="minorHAnsi" w:eastAsia="Arial Unicode MS" w:hAnsiTheme="minorHAnsi"/>
                <w:b/>
              </w:rPr>
              <w:t>tvalid</w:t>
            </w:r>
            <w:proofErr w:type="spellEnd"/>
            <w:proofErr w:type="gramEnd"/>
          </w:p>
        </w:tc>
        <w:tc>
          <w:tcPr>
            <w:tcW w:w="717" w:type="pct"/>
            <w:tcBorders>
              <w:top w:val="single" w:sz="4" w:space="0" w:color="auto"/>
              <w:bottom w:val="single" w:sz="4" w:space="0" w:color="auto"/>
            </w:tcBorders>
          </w:tcPr>
          <w:p w:rsidR="00DE4F19" w:rsidRPr="00520306" w:rsidRDefault="00DE4F19" w:rsidP="002F6167">
            <w:pPr>
              <w:spacing w:before="0"/>
              <w:rPr>
                <w:rFonts w:asciiTheme="minorHAnsi" w:eastAsia="Arial Unicode MS" w:hAnsiTheme="minorHAnsi"/>
              </w:rPr>
            </w:pPr>
            <w:r w:rsidRPr="00520306">
              <w:rPr>
                <w:rFonts w:asciiTheme="minorHAnsi" w:eastAsia="Arial Unicode MS" w:hAnsiTheme="minorHAnsi"/>
              </w:rPr>
              <w:t>Input</w:t>
            </w:r>
          </w:p>
        </w:tc>
        <w:tc>
          <w:tcPr>
            <w:tcW w:w="3129" w:type="pct"/>
            <w:tcBorders>
              <w:top w:val="single" w:sz="4" w:space="0" w:color="auto"/>
              <w:bottom w:val="single" w:sz="4" w:space="0" w:color="auto"/>
            </w:tcBorders>
          </w:tcPr>
          <w:p w:rsidR="00DE4F19" w:rsidRPr="00DE4F19" w:rsidRDefault="00DE4F19" w:rsidP="00053F8B">
            <w:pPr>
              <w:spacing w:before="0"/>
              <w:jc w:val="both"/>
              <w:rPr>
                <w:rFonts w:asciiTheme="minorHAnsi" w:hAnsiTheme="minorHAnsi" w:cs="TimesNewRomanPS-BoldMT"/>
                <w:bCs/>
              </w:rPr>
            </w:pPr>
            <w:r w:rsidRPr="00DE4F19">
              <w:rPr>
                <w:rFonts w:asciiTheme="minorHAnsi" w:hAnsiTheme="minorHAnsi" w:cs="TimesNewRomanPS-BoldMT"/>
                <w:bCs/>
              </w:rPr>
              <w:t>Data transfer valid</w:t>
            </w:r>
          </w:p>
          <w:p w:rsidR="00DE4F19" w:rsidRPr="00DE4F19" w:rsidRDefault="00DE4F19" w:rsidP="00053F8B">
            <w:pPr>
              <w:spacing w:before="0"/>
              <w:jc w:val="both"/>
              <w:rPr>
                <w:rFonts w:asciiTheme="minorHAnsi" w:hAnsiTheme="minorHAnsi" w:cs="TimesNewRomanPS-BoldMT"/>
                <w:bCs/>
              </w:rPr>
            </w:pPr>
            <w:proofErr w:type="gramStart"/>
            <w:r w:rsidRPr="00DE4F19">
              <w:rPr>
                <w:rFonts w:asciiTheme="minorHAnsi" w:hAnsiTheme="minorHAnsi" w:cs="TimesNewRomanPS-BoldMT"/>
                <w:bCs/>
              </w:rPr>
              <w:t>0 :</w:t>
            </w:r>
            <w:proofErr w:type="gramEnd"/>
            <w:r w:rsidRPr="00DE4F19">
              <w:rPr>
                <w:rFonts w:asciiTheme="minorHAnsi" w:hAnsiTheme="minorHAnsi" w:cs="TimesNewRomanPS-BoldMT"/>
                <w:bCs/>
              </w:rPr>
              <w:t xml:space="preserve"> Not valid</w:t>
            </w:r>
          </w:p>
          <w:p w:rsidR="00DE4F19" w:rsidRPr="00520306" w:rsidRDefault="00DE4F19" w:rsidP="00053F8B">
            <w:pPr>
              <w:spacing w:before="0"/>
              <w:jc w:val="both"/>
              <w:rPr>
                <w:rFonts w:asciiTheme="minorHAnsi" w:eastAsia="Arial Unicode MS" w:hAnsiTheme="minorHAnsi"/>
              </w:rPr>
            </w:pPr>
            <w:proofErr w:type="gramStart"/>
            <w:r w:rsidRPr="00DE4F19">
              <w:rPr>
                <w:rFonts w:asciiTheme="minorHAnsi" w:hAnsiTheme="minorHAnsi" w:cs="TimesNewRomanPS-BoldMT"/>
                <w:bCs/>
              </w:rPr>
              <w:t>1 :</w:t>
            </w:r>
            <w:proofErr w:type="gramEnd"/>
            <w:r w:rsidRPr="00DE4F19">
              <w:rPr>
                <w:rFonts w:asciiTheme="minorHAnsi" w:hAnsiTheme="minorHAnsi" w:cs="TimesNewRomanPS-BoldMT"/>
                <w:bCs/>
              </w:rPr>
              <w:t xml:space="preserve"> Valid</w:t>
            </w:r>
          </w:p>
        </w:tc>
      </w:tr>
      <w:tr w:rsidR="00DE4F19" w:rsidTr="00DE4F19">
        <w:tc>
          <w:tcPr>
            <w:tcW w:w="1154" w:type="pct"/>
            <w:tcBorders>
              <w:top w:val="single" w:sz="4" w:space="0" w:color="auto"/>
              <w:bottom w:val="single" w:sz="4" w:space="0" w:color="auto"/>
            </w:tcBorders>
          </w:tcPr>
          <w:p w:rsidR="00DE4F19" w:rsidRPr="00520306" w:rsidRDefault="00DE4F19" w:rsidP="002F6167">
            <w:pPr>
              <w:spacing w:before="0"/>
              <w:rPr>
                <w:rFonts w:asciiTheme="minorHAnsi" w:eastAsia="Arial Unicode MS" w:hAnsiTheme="minorHAnsi"/>
              </w:rPr>
            </w:pPr>
            <w:proofErr w:type="spellStart"/>
            <w:r>
              <w:rPr>
                <w:rFonts w:asciiTheme="minorHAnsi" w:eastAsia="Arial Unicode MS" w:hAnsiTheme="minorHAnsi"/>
              </w:rPr>
              <w:t>key</w:t>
            </w:r>
            <w:r w:rsidRPr="00520306">
              <w:rPr>
                <w:rFonts w:asciiTheme="minorHAnsi" w:eastAsia="Arial Unicode MS" w:hAnsiTheme="minorHAnsi"/>
              </w:rPr>
              <w:t>_</w:t>
            </w:r>
            <w:r>
              <w:rPr>
                <w:rFonts w:asciiTheme="minorHAnsi" w:eastAsia="Arial Unicode MS" w:hAnsiTheme="minorHAnsi"/>
              </w:rPr>
              <w:t>ib_</w:t>
            </w:r>
            <w:proofErr w:type="gramStart"/>
            <w:r>
              <w:rPr>
                <w:rFonts w:asciiTheme="minorHAnsi" w:eastAsia="Arial Unicode MS" w:hAnsiTheme="minorHAnsi"/>
              </w:rPr>
              <w:t>out.</w:t>
            </w:r>
            <w:r w:rsidRPr="00127B27">
              <w:rPr>
                <w:rFonts w:asciiTheme="minorHAnsi" w:eastAsia="Arial Unicode MS" w:hAnsiTheme="minorHAnsi"/>
                <w:b/>
              </w:rPr>
              <w:t>tready</w:t>
            </w:r>
            <w:proofErr w:type="spellEnd"/>
            <w:proofErr w:type="gramEnd"/>
          </w:p>
        </w:tc>
        <w:tc>
          <w:tcPr>
            <w:tcW w:w="717" w:type="pct"/>
            <w:tcBorders>
              <w:top w:val="single" w:sz="4" w:space="0" w:color="auto"/>
              <w:bottom w:val="single" w:sz="4" w:space="0" w:color="auto"/>
            </w:tcBorders>
          </w:tcPr>
          <w:p w:rsidR="00DE4F19" w:rsidRPr="00520306" w:rsidRDefault="00DE4F19" w:rsidP="002F6167">
            <w:pPr>
              <w:spacing w:before="0"/>
              <w:rPr>
                <w:rFonts w:asciiTheme="minorHAnsi" w:eastAsia="Arial Unicode MS" w:hAnsiTheme="minorHAnsi"/>
              </w:rPr>
            </w:pPr>
            <w:r w:rsidRPr="00520306">
              <w:rPr>
                <w:rFonts w:asciiTheme="minorHAnsi" w:eastAsia="Arial Unicode MS" w:hAnsiTheme="minorHAnsi"/>
              </w:rPr>
              <w:t>Output</w:t>
            </w:r>
          </w:p>
        </w:tc>
        <w:tc>
          <w:tcPr>
            <w:tcW w:w="3129" w:type="pct"/>
            <w:tcBorders>
              <w:top w:val="single" w:sz="4" w:space="0" w:color="auto"/>
              <w:bottom w:val="single" w:sz="4" w:space="0" w:color="auto"/>
            </w:tcBorders>
          </w:tcPr>
          <w:p w:rsidR="00DE4F19" w:rsidRPr="00DE4F19" w:rsidRDefault="00DE4F19" w:rsidP="00053F8B">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Slave data acceptance for current cycle:</w:t>
            </w:r>
          </w:p>
          <w:p w:rsidR="00DE4F19" w:rsidRPr="00DE4F19" w:rsidRDefault="00DE4F19" w:rsidP="00053F8B">
            <w:pPr>
              <w:autoSpaceDE w:val="0"/>
              <w:autoSpaceDN w:val="0"/>
              <w:adjustRightInd w:val="0"/>
              <w:spacing w:before="0"/>
              <w:jc w:val="both"/>
              <w:rPr>
                <w:rFonts w:asciiTheme="minorHAnsi" w:hAnsiTheme="minorHAnsi" w:cs="TimesNewRomanPS-BoldMT"/>
                <w:bCs/>
              </w:rPr>
            </w:pPr>
            <w:proofErr w:type="gramStart"/>
            <w:r w:rsidRPr="00DE4F19">
              <w:rPr>
                <w:rFonts w:asciiTheme="minorHAnsi" w:hAnsiTheme="minorHAnsi" w:cs="TimesNewRomanPS-BoldMT"/>
                <w:bCs/>
              </w:rPr>
              <w:t>0 :</w:t>
            </w:r>
            <w:proofErr w:type="gramEnd"/>
            <w:r w:rsidRPr="00DE4F19">
              <w:rPr>
                <w:rFonts w:asciiTheme="minorHAnsi" w:hAnsiTheme="minorHAnsi" w:cs="TimesNewRomanPS-BoldMT"/>
                <w:bCs/>
              </w:rPr>
              <w:t xml:space="preserve"> Not Accepted</w:t>
            </w:r>
          </w:p>
          <w:p w:rsidR="00DE4F19" w:rsidRPr="00520306" w:rsidRDefault="00DE4F19" w:rsidP="00053F8B">
            <w:pPr>
              <w:autoSpaceDE w:val="0"/>
              <w:autoSpaceDN w:val="0"/>
              <w:adjustRightInd w:val="0"/>
              <w:spacing w:before="0"/>
              <w:jc w:val="both"/>
              <w:rPr>
                <w:rFonts w:asciiTheme="minorHAnsi" w:eastAsia="Arial Unicode MS" w:hAnsiTheme="minorHAnsi"/>
              </w:rPr>
            </w:pPr>
            <w:proofErr w:type="gramStart"/>
            <w:r w:rsidRPr="00DE4F19">
              <w:rPr>
                <w:rFonts w:asciiTheme="minorHAnsi" w:hAnsiTheme="minorHAnsi" w:cs="TimesNewRomanPS-BoldMT"/>
                <w:bCs/>
              </w:rPr>
              <w:t>1 :</w:t>
            </w:r>
            <w:proofErr w:type="gramEnd"/>
            <w:r w:rsidRPr="00DE4F19">
              <w:rPr>
                <w:rFonts w:asciiTheme="minorHAnsi" w:hAnsiTheme="minorHAnsi" w:cs="TimesNewRomanPS-BoldMT"/>
                <w:bCs/>
              </w:rPr>
              <w:t xml:space="preserve"> Accepted</w:t>
            </w:r>
          </w:p>
        </w:tc>
      </w:tr>
      <w:tr w:rsidR="00DE4F19" w:rsidTr="00DE4F19">
        <w:tc>
          <w:tcPr>
            <w:tcW w:w="1154" w:type="pct"/>
            <w:tcBorders>
              <w:top w:val="single" w:sz="4" w:space="0" w:color="auto"/>
              <w:bottom w:val="single" w:sz="4" w:space="0" w:color="auto"/>
            </w:tcBorders>
          </w:tcPr>
          <w:p w:rsidR="00DE4F19" w:rsidRPr="00520306" w:rsidRDefault="00DE4F19" w:rsidP="002F6167">
            <w:pPr>
              <w:spacing w:before="0"/>
              <w:rPr>
                <w:rFonts w:asciiTheme="minorHAnsi" w:eastAsia="Arial Unicode MS" w:hAnsiTheme="minorHAnsi"/>
              </w:rPr>
            </w:pPr>
            <w:proofErr w:type="spellStart"/>
            <w:r>
              <w:rPr>
                <w:rFonts w:asciiTheme="minorHAnsi" w:eastAsia="Arial Unicode MS" w:hAnsiTheme="minorHAnsi"/>
              </w:rPr>
              <w:t>key</w:t>
            </w:r>
            <w:r w:rsidRPr="00520306">
              <w:rPr>
                <w:rFonts w:asciiTheme="minorHAnsi" w:eastAsia="Arial Unicode MS" w:hAnsiTheme="minorHAnsi"/>
              </w:rPr>
              <w:t>_</w:t>
            </w:r>
            <w:r>
              <w:rPr>
                <w:rFonts w:asciiTheme="minorHAnsi" w:eastAsia="Arial Unicode MS" w:hAnsiTheme="minorHAnsi"/>
              </w:rPr>
              <w:t>ib_</w:t>
            </w:r>
            <w:proofErr w:type="gramStart"/>
            <w:r>
              <w:rPr>
                <w:rFonts w:asciiTheme="minorHAnsi" w:eastAsia="Arial Unicode MS" w:hAnsiTheme="minorHAnsi"/>
              </w:rPr>
              <w:t>in.</w:t>
            </w:r>
            <w:r w:rsidRPr="00127B27">
              <w:rPr>
                <w:rFonts w:asciiTheme="minorHAnsi" w:eastAsia="Arial Unicode MS" w:hAnsiTheme="minorHAnsi"/>
                <w:b/>
              </w:rPr>
              <w:t>tdata</w:t>
            </w:r>
            <w:proofErr w:type="spellEnd"/>
            <w:proofErr w:type="gramEnd"/>
            <w:r w:rsidRPr="00127B27">
              <w:rPr>
                <w:rFonts w:asciiTheme="minorHAnsi" w:eastAsia="Arial Unicode MS" w:hAnsiTheme="minorHAnsi"/>
                <w:b/>
              </w:rPr>
              <w:t>[63:0]</w:t>
            </w:r>
          </w:p>
        </w:tc>
        <w:tc>
          <w:tcPr>
            <w:tcW w:w="717" w:type="pct"/>
            <w:tcBorders>
              <w:top w:val="single" w:sz="4" w:space="0" w:color="auto"/>
              <w:bottom w:val="single" w:sz="4" w:space="0" w:color="auto"/>
            </w:tcBorders>
          </w:tcPr>
          <w:p w:rsidR="00DE4F19" w:rsidRPr="00520306" w:rsidRDefault="00DE4F19" w:rsidP="002F6167">
            <w:pPr>
              <w:spacing w:before="0"/>
              <w:rPr>
                <w:rFonts w:asciiTheme="minorHAnsi" w:eastAsia="Arial Unicode MS" w:hAnsiTheme="minorHAnsi"/>
              </w:rPr>
            </w:pPr>
            <w:r w:rsidRPr="00520306">
              <w:rPr>
                <w:rFonts w:asciiTheme="minorHAnsi" w:eastAsia="Arial Unicode MS" w:hAnsiTheme="minorHAnsi"/>
              </w:rPr>
              <w:t>Input</w:t>
            </w:r>
          </w:p>
        </w:tc>
        <w:tc>
          <w:tcPr>
            <w:tcW w:w="3129" w:type="pct"/>
            <w:tcBorders>
              <w:top w:val="single" w:sz="4" w:space="0" w:color="auto"/>
              <w:bottom w:val="single" w:sz="4" w:space="0" w:color="auto"/>
            </w:tcBorders>
          </w:tcPr>
          <w:p w:rsidR="00DE4F19" w:rsidRPr="00520306" w:rsidRDefault="00DE4F19" w:rsidP="00053F8B">
            <w:pPr>
              <w:autoSpaceDE w:val="0"/>
              <w:autoSpaceDN w:val="0"/>
              <w:adjustRightInd w:val="0"/>
              <w:spacing w:before="0"/>
              <w:jc w:val="both"/>
              <w:rPr>
                <w:rFonts w:asciiTheme="minorHAnsi" w:hAnsiTheme="minorHAnsi" w:cs="TimesNewRomanPSMT"/>
              </w:rPr>
            </w:pPr>
            <w:r>
              <w:rPr>
                <w:color w:val="222222"/>
                <w:shd w:val="clear" w:color="auto" w:fill="FFFFFF"/>
              </w:rPr>
              <w:t>Input data</w:t>
            </w:r>
          </w:p>
        </w:tc>
      </w:tr>
      <w:tr w:rsidR="00DE4F19" w:rsidTr="00DE4F19">
        <w:tc>
          <w:tcPr>
            <w:tcW w:w="1154" w:type="pct"/>
            <w:tcBorders>
              <w:top w:val="single" w:sz="4" w:space="0" w:color="auto"/>
              <w:bottom w:val="single" w:sz="4" w:space="0" w:color="auto"/>
            </w:tcBorders>
          </w:tcPr>
          <w:p w:rsidR="00DE4F19" w:rsidRPr="00520306" w:rsidRDefault="00DE4F19" w:rsidP="002F6167">
            <w:pPr>
              <w:spacing w:before="0"/>
              <w:rPr>
                <w:rFonts w:asciiTheme="minorHAnsi" w:eastAsia="Arial Unicode MS" w:hAnsiTheme="minorHAnsi"/>
              </w:rPr>
            </w:pPr>
            <w:proofErr w:type="spellStart"/>
            <w:r>
              <w:rPr>
                <w:rFonts w:asciiTheme="minorHAnsi" w:eastAsia="Arial Unicode MS" w:hAnsiTheme="minorHAnsi"/>
              </w:rPr>
              <w:t>key</w:t>
            </w:r>
            <w:r w:rsidRPr="00520306">
              <w:rPr>
                <w:rFonts w:asciiTheme="minorHAnsi" w:eastAsia="Arial Unicode MS" w:hAnsiTheme="minorHAnsi"/>
              </w:rPr>
              <w:t>_</w:t>
            </w:r>
            <w:r>
              <w:rPr>
                <w:rFonts w:asciiTheme="minorHAnsi" w:eastAsia="Arial Unicode MS" w:hAnsiTheme="minorHAnsi"/>
              </w:rPr>
              <w:t>ib_</w:t>
            </w:r>
            <w:proofErr w:type="gramStart"/>
            <w:r>
              <w:rPr>
                <w:rFonts w:asciiTheme="minorHAnsi" w:eastAsia="Arial Unicode MS" w:hAnsiTheme="minorHAnsi"/>
              </w:rPr>
              <w:t>in.</w:t>
            </w:r>
            <w:r>
              <w:rPr>
                <w:rFonts w:asciiTheme="minorHAnsi" w:eastAsia="Arial Unicode MS" w:hAnsiTheme="minorHAnsi"/>
                <w:b/>
              </w:rPr>
              <w:t>tstrb</w:t>
            </w:r>
            <w:proofErr w:type="spellEnd"/>
            <w:proofErr w:type="gramEnd"/>
            <w:r w:rsidRPr="00127B27">
              <w:rPr>
                <w:rFonts w:asciiTheme="minorHAnsi" w:eastAsia="Arial Unicode MS" w:hAnsiTheme="minorHAnsi"/>
                <w:b/>
              </w:rPr>
              <w:t>[7:0]</w:t>
            </w:r>
          </w:p>
        </w:tc>
        <w:tc>
          <w:tcPr>
            <w:tcW w:w="717" w:type="pct"/>
            <w:tcBorders>
              <w:top w:val="single" w:sz="4" w:space="0" w:color="auto"/>
              <w:bottom w:val="single" w:sz="4" w:space="0" w:color="auto"/>
            </w:tcBorders>
          </w:tcPr>
          <w:p w:rsidR="00DE4F19" w:rsidRPr="00520306" w:rsidRDefault="00DE4F19" w:rsidP="002F6167">
            <w:pPr>
              <w:spacing w:before="0"/>
              <w:rPr>
                <w:rFonts w:asciiTheme="minorHAnsi" w:eastAsia="Arial Unicode MS" w:hAnsiTheme="minorHAnsi"/>
              </w:rPr>
            </w:pPr>
            <w:r w:rsidRPr="00520306">
              <w:rPr>
                <w:rFonts w:asciiTheme="minorHAnsi" w:eastAsia="Arial Unicode MS" w:hAnsiTheme="minorHAnsi"/>
              </w:rPr>
              <w:t>Input</w:t>
            </w:r>
          </w:p>
        </w:tc>
        <w:tc>
          <w:tcPr>
            <w:tcW w:w="3129" w:type="pct"/>
            <w:tcBorders>
              <w:top w:val="single" w:sz="4" w:space="0" w:color="auto"/>
              <w:bottom w:val="single" w:sz="4" w:space="0" w:color="auto"/>
            </w:tcBorders>
          </w:tcPr>
          <w:p w:rsidR="00DE4F19" w:rsidRPr="00DE4F19" w:rsidRDefault="00DE4F19" w:rsidP="00053F8B">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Byte strobes corresponding to:</w:t>
            </w:r>
          </w:p>
          <w:p w:rsidR="00DE4F19" w:rsidRPr="00DE4F19" w:rsidRDefault="00DE4F19" w:rsidP="00053F8B">
            <w:pPr>
              <w:autoSpaceDE w:val="0"/>
              <w:autoSpaceDN w:val="0"/>
              <w:adjustRightInd w:val="0"/>
              <w:spacing w:before="0"/>
              <w:jc w:val="both"/>
              <w:rPr>
                <w:rFonts w:asciiTheme="minorHAnsi" w:hAnsiTheme="minorHAnsi" w:cs="TimesNewRomanPS-BoldMT"/>
                <w:bCs/>
              </w:rPr>
            </w:pPr>
            <w:proofErr w:type="gramStart"/>
            <w:r w:rsidRPr="00DE4F19">
              <w:rPr>
                <w:rFonts w:asciiTheme="minorHAnsi" w:hAnsiTheme="minorHAnsi" w:cs="TimesNewRomanPS-BoldMT"/>
                <w:bCs/>
              </w:rPr>
              <w:t>TSTRB[</w:t>
            </w:r>
            <w:proofErr w:type="gramEnd"/>
            <w:r w:rsidRPr="00DE4F19">
              <w:rPr>
                <w:rFonts w:asciiTheme="minorHAnsi" w:hAnsiTheme="minorHAnsi" w:cs="TimesNewRomanPS-BoldMT"/>
                <w:bCs/>
              </w:rPr>
              <w:t>0] : TDATA[7:0]</w:t>
            </w:r>
          </w:p>
          <w:p w:rsidR="00DE4F19" w:rsidRPr="00DE4F19" w:rsidRDefault="00DE4F19" w:rsidP="00053F8B">
            <w:pPr>
              <w:autoSpaceDE w:val="0"/>
              <w:autoSpaceDN w:val="0"/>
              <w:adjustRightInd w:val="0"/>
              <w:spacing w:before="0"/>
              <w:jc w:val="both"/>
              <w:rPr>
                <w:rFonts w:asciiTheme="minorHAnsi" w:hAnsiTheme="minorHAnsi" w:cs="TimesNewRomanPS-BoldMT"/>
                <w:bCs/>
              </w:rPr>
            </w:pPr>
            <w:proofErr w:type="gramStart"/>
            <w:r w:rsidRPr="00DE4F19">
              <w:rPr>
                <w:rFonts w:asciiTheme="minorHAnsi" w:hAnsiTheme="minorHAnsi" w:cs="TimesNewRomanPS-BoldMT"/>
                <w:bCs/>
              </w:rPr>
              <w:t>TSTRB[</w:t>
            </w:r>
            <w:proofErr w:type="gramEnd"/>
            <w:r w:rsidRPr="00DE4F19">
              <w:rPr>
                <w:rFonts w:asciiTheme="minorHAnsi" w:hAnsiTheme="minorHAnsi" w:cs="TimesNewRomanPS-BoldMT"/>
                <w:bCs/>
              </w:rPr>
              <w:t>1] : TDATA[15:8]</w:t>
            </w:r>
          </w:p>
          <w:p w:rsidR="00DE4F19" w:rsidRPr="00DE4F19" w:rsidRDefault="00DE4F19" w:rsidP="00053F8B">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w:t>
            </w:r>
          </w:p>
          <w:p w:rsidR="00DE4F19" w:rsidRPr="00DE4F19" w:rsidRDefault="00DE4F19" w:rsidP="00053F8B">
            <w:pPr>
              <w:autoSpaceDE w:val="0"/>
              <w:autoSpaceDN w:val="0"/>
              <w:adjustRightInd w:val="0"/>
              <w:spacing w:before="0"/>
              <w:jc w:val="both"/>
              <w:rPr>
                <w:rFonts w:asciiTheme="minorHAnsi" w:hAnsiTheme="minorHAnsi" w:cs="TimesNewRomanPS-BoldMT"/>
                <w:bCs/>
              </w:rPr>
            </w:pPr>
            <w:proofErr w:type="gramStart"/>
            <w:r w:rsidRPr="00DE4F19">
              <w:rPr>
                <w:rFonts w:asciiTheme="minorHAnsi" w:hAnsiTheme="minorHAnsi" w:cs="TimesNewRomanPS-BoldMT"/>
                <w:bCs/>
              </w:rPr>
              <w:t>TSTRB[</w:t>
            </w:r>
            <w:proofErr w:type="gramEnd"/>
            <w:r w:rsidRPr="00DE4F19">
              <w:rPr>
                <w:rFonts w:asciiTheme="minorHAnsi" w:hAnsiTheme="minorHAnsi" w:cs="TimesNewRomanPS-BoldMT"/>
                <w:bCs/>
              </w:rPr>
              <w:t>7] : TDATA[63:0]</w:t>
            </w:r>
          </w:p>
          <w:p w:rsidR="00DE4F19" w:rsidRPr="00DE4F19" w:rsidRDefault="00DE4F19" w:rsidP="00053F8B">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 xml:space="preserve"> </w:t>
            </w:r>
          </w:p>
          <w:p w:rsidR="00DE4F19" w:rsidRPr="00DE4F19" w:rsidRDefault="00DE4F19" w:rsidP="00053F8B">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Data Byte Valid:</w:t>
            </w:r>
          </w:p>
          <w:p w:rsidR="00DE4F19" w:rsidRPr="00DE4F19" w:rsidRDefault="00DE4F19" w:rsidP="00053F8B">
            <w:pPr>
              <w:autoSpaceDE w:val="0"/>
              <w:autoSpaceDN w:val="0"/>
              <w:adjustRightInd w:val="0"/>
              <w:spacing w:before="0"/>
              <w:jc w:val="both"/>
              <w:rPr>
                <w:rFonts w:asciiTheme="minorHAnsi" w:hAnsiTheme="minorHAnsi" w:cs="TimesNewRomanPS-BoldMT"/>
                <w:bCs/>
              </w:rPr>
            </w:pPr>
            <w:proofErr w:type="gramStart"/>
            <w:r w:rsidRPr="00DE4F19">
              <w:rPr>
                <w:rFonts w:asciiTheme="minorHAnsi" w:hAnsiTheme="minorHAnsi" w:cs="TimesNewRomanPS-BoldMT"/>
                <w:bCs/>
              </w:rPr>
              <w:t>0 :</w:t>
            </w:r>
            <w:proofErr w:type="gramEnd"/>
            <w:r w:rsidRPr="00DE4F19">
              <w:rPr>
                <w:rFonts w:asciiTheme="minorHAnsi" w:hAnsiTheme="minorHAnsi" w:cs="TimesNewRomanPS-BoldMT"/>
                <w:bCs/>
              </w:rPr>
              <w:t xml:space="preserve"> Not valid</w:t>
            </w:r>
          </w:p>
          <w:p w:rsidR="00DE4F19" w:rsidRPr="00DE4F19" w:rsidRDefault="00DE4F19" w:rsidP="00053F8B">
            <w:pPr>
              <w:autoSpaceDE w:val="0"/>
              <w:autoSpaceDN w:val="0"/>
              <w:adjustRightInd w:val="0"/>
              <w:spacing w:before="0"/>
              <w:jc w:val="both"/>
              <w:rPr>
                <w:rFonts w:asciiTheme="minorHAnsi" w:hAnsiTheme="minorHAnsi" w:cs="TimesNewRomanPS-BoldMT"/>
                <w:bCs/>
              </w:rPr>
            </w:pPr>
            <w:proofErr w:type="gramStart"/>
            <w:r w:rsidRPr="00DE4F19">
              <w:rPr>
                <w:rFonts w:asciiTheme="minorHAnsi" w:hAnsiTheme="minorHAnsi" w:cs="TimesNewRomanPS-BoldMT"/>
                <w:bCs/>
              </w:rPr>
              <w:t>1 :</w:t>
            </w:r>
            <w:proofErr w:type="gramEnd"/>
            <w:r w:rsidRPr="00DE4F19">
              <w:rPr>
                <w:rFonts w:asciiTheme="minorHAnsi" w:hAnsiTheme="minorHAnsi" w:cs="TimesNewRomanPS-BoldMT"/>
                <w:bCs/>
              </w:rPr>
              <w:t xml:space="preserve"> Valid</w:t>
            </w:r>
          </w:p>
          <w:p w:rsidR="00DE4F19" w:rsidRPr="00DE4F19" w:rsidRDefault="00DE4F19" w:rsidP="00053F8B">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 xml:space="preserve"> </w:t>
            </w:r>
          </w:p>
          <w:p w:rsidR="00DE4F19" w:rsidRPr="00520306" w:rsidRDefault="00DE4F19" w:rsidP="00053F8B">
            <w:pPr>
              <w:autoSpaceDE w:val="0"/>
              <w:autoSpaceDN w:val="0"/>
              <w:adjustRightInd w:val="0"/>
              <w:spacing w:before="0"/>
              <w:jc w:val="both"/>
              <w:rPr>
                <w:rFonts w:asciiTheme="minorHAnsi" w:hAnsiTheme="minorHAnsi" w:cs="TimesNewRomanPSMT"/>
              </w:rPr>
            </w:pPr>
            <w:r w:rsidRPr="00DE4F19">
              <w:rPr>
                <w:rFonts w:asciiTheme="minorHAnsi" w:hAnsiTheme="minorHAnsi" w:cs="TimesNewRomanPS-BoldMT"/>
                <w:bCs/>
              </w:rPr>
              <w:t>Only thermometer codes allowed (e.g. 0000_0001 through 1111_1111)</w:t>
            </w:r>
          </w:p>
        </w:tc>
      </w:tr>
      <w:tr w:rsidR="00DE4F19" w:rsidTr="00DE4F19">
        <w:tc>
          <w:tcPr>
            <w:tcW w:w="1154" w:type="pct"/>
            <w:tcBorders>
              <w:top w:val="single" w:sz="4" w:space="0" w:color="auto"/>
              <w:bottom w:val="single" w:sz="4" w:space="0" w:color="auto"/>
            </w:tcBorders>
          </w:tcPr>
          <w:p w:rsidR="00DE4F19" w:rsidRPr="00520306" w:rsidRDefault="00DE4F19" w:rsidP="002F6167">
            <w:pPr>
              <w:spacing w:before="0"/>
              <w:rPr>
                <w:rFonts w:asciiTheme="minorHAnsi" w:eastAsia="Arial Unicode MS" w:hAnsiTheme="minorHAnsi"/>
              </w:rPr>
            </w:pPr>
            <w:proofErr w:type="spellStart"/>
            <w:r>
              <w:rPr>
                <w:rFonts w:asciiTheme="minorHAnsi" w:eastAsia="Arial Unicode MS" w:hAnsiTheme="minorHAnsi"/>
              </w:rPr>
              <w:t>key</w:t>
            </w:r>
            <w:r w:rsidRPr="00520306">
              <w:rPr>
                <w:rFonts w:asciiTheme="minorHAnsi" w:eastAsia="Arial Unicode MS" w:hAnsiTheme="minorHAnsi"/>
              </w:rPr>
              <w:t>_</w:t>
            </w:r>
            <w:r>
              <w:rPr>
                <w:rFonts w:asciiTheme="minorHAnsi" w:eastAsia="Arial Unicode MS" w:hAnsiTheme="minorHAnsi"/>
              </w:rPr>
              <w:t>ib_</w:t>
            </w:r>
            <w:proofErr w:type="gramStart"/>
            <w:r>
              <w:rPr>
                <w:rFonts w:asciiTheme="minorHAnsi" w:eastAsia="Arial Unicode MS" w:hAnsiTheme="minorHAnsi"/>
              </w:rPr>
              <w:t>in.</w:t>
            </w:r>
            <w:r w:rsidRPr="00127B27">
              <w:rPr>
                <w:rFonts w:asciiTheme="minorHAnsi" w:eastAsia="Arial Unicode MS" w:hAnsiTheme="minorHAnsi"/>
                <w:b/>
              </w:rPr>
              <w:t>tlast</w:t>
            </w:r>
            <w:proofErr w:type="spellEnd"/>
            <w:proofErr w:type="gramEnd"/>
          </w:p>
        </w:tc>
        <w:tc>
          <w:tcPr>
            <w:tcW w:w="717" w:type="pct"/>
            <w:tcBorders>
              <w:top w:val="single" w:sz="4" w:space="0" w:color="auto"/>
              <w:bottom w:val="single" w:sz="4" w:space="0" w:color="auto"/>
            </w:tcBorders>
          </w:tcPr>
          <w:p w:rsidR="00DE4F19" w:rsidRPr="00520306" w:rsidRDefault="00DE4F19" w:rsidP="002F6167">
            <w:pPr>
              <w:spacing w:before="0"/>
              <w:rPr>
                <w:rFonts w:asciiTheme="minorHAnsi" w:eastAsia="Arial Unicode MS" w:hAnsiTheme="minorHAnsi"/>
              </w:rPr>
            </w:pPr>
            <w:r>
              <w:rPr>
                <w:rFonts w:asciiTheme="minorHAnsi" w:eastAsia="Arial Unicode MS" w:hAnsiTheme="minorHAnsi"/>
              </w:rPr>
              <w:t>I</w:t>
            </w:r>
            <w:r w:rsidRPr="00520306">
              <w:rPr>
                <w:rFonts w:asciiTheme="minorHAnsi" w:eastAsia="Arial Unicode MS" w:hAnsiTheme="minorHAnsi"/>
              </w:rPr>
              <w:t>nput</w:t>
            </w:r>
          </w:p>
        </w:tc>
        <w:tc>
          <w:tcPr>
            <w:tcW w:w="3129" w:type="pct"/>
            <w:tcBorders>
              <w:top w:val="single" w:sz="4" w:space="0" w:color="auto"/>
              <w:bottom w:val="single" w:sz="4" w:space="0" w:color="auto"/>
            </w:tcBorders>
          </w:tcPr>
          <w:p w:rsidR="00DE4F19" w:rsidRPr="00DE4F19" w:rsidRDefault="00DE4F19" w:rsidP="00053F8B">
            <w:pPr>
              <w:keepNext/>
              <w:spacing w:before="0"/>
              <w:rPr>
                <w:rFonts w:asciiTheme="minorHAnsi" w:eastAsia="Arial Unicode MS" w:hAnsiTheme="minorHAnsi"/>
              </w:rPr>
            </w:pPr>
            <w:r w:rsidRPr="00DE4F19">
              <w:rPr>
                <w:rFonts w:asciiTheme="minorHAnsi" w:hAnsiTheme="minorHAnsi" w:cs="TimesNewRomanPS-BoldMT"/>
                <w:bCs/>
              </w:rPr>
              <w:t>Last data phase of the data block</w:t>
            </w:r>
          </w:p>
        </w:tc>
      </w:tr>
      <w:tr w:rsidR="00DE4F19" w:rsidTr="00DE4F19">
        <w:tc>
          <w:tcPr>
            <w:tcW w:w="1154" w:type="pct"/>
            <w:tcBorders>
              <w:top w:val="single" w:sz="4" w:space="0" w:color="auto"/>
              <w:bottom w:val="single" w:sz="4" w:space="0" w:color="auto"/>
            </w:tcBorders>
          </w:tcPr>
          <w:p w:rsidR="00DE4F19" w:rsidRPr="00520306" w:rsidRDefault="00DE4F19" w:rsidP="002F6167">
            <w:pPr>
              <w:spacing w:before="0"/>
              <w:rPr>
                <w:rFonts w:asciiTheme="minorHAnsi" w:eastAsia="Arial Unicode MS" w:hAnsiTheme="minorHAnsi"/>
              </w:rPr>
            </w:pPr>
            <w:proofErr w:type="spellStart"/>
            <w:proofErr w:type="gramStart"/>
            <w:r>
              <w:rPr>
                <w:rFonts w:asciiTheme="minorHAnsi" w:eastAsia="Arial Unicode MS" w:hAnsiTheme="minorHAnsi"/>
              </w:rPr>
              <w:t>key</w:t>
            </w:r>
            <w:r w:rsidRPr="00520306">
              <w:rPr>
                <w:rFonts w:asciiTheme="minorHAnsi" w:eastAsia="Arial Unicode MS" w:hAnsiTheme="minorHAnsi"/>
              </w:rPr>
              <w:t>_</w:t>
            </w:r>
            <w:r>
              <w:rPr>
                <w:rFonts w:asciiTheme="minorHAnsi" w:eastAsia="Arial Unicode MS" w:hAnsiTheme="minorHAnsi"/>
              </w:rPr>
              <w:t>ib_in.</w:t>
            </w:r>
            <w:r w:rsidR="00807443">
              <w:rPr>
                <w:rFonts w:asciiTheme="minorHAnsi" w:eastAsia="Arial Unicode MS" w:hAnsiTheme="minorHAnsi"/>
                <w:b/>
              </w:rPr>
              <w:t>tid</w:t>
            </w:r>
            <w:proofErr w:type="spellEnd"/>
            <w:r w:rsidR="00807443">
              <w:rPr>
                <w:rFonts w:asciiTheme="minorHAnsi" w:eastAsia="Arial Unicode MS" w:hAnsiTheme="minorHAnsi"/>
                <w:b/>
              </w:rPr>
              <w:t>[</w:t>
            </w:r>
            <w:proofErr w:type="gramEnd"/>
            <w:r w:rsidR="00807443">
              <w:rPr>
                <w:rFonts w:asciiTheme="minorHAnsi" w:eastAsia="Arial Unicode MS" w:hAnsiTheme="minorHAnsi"/>
                <w:b/>
              </w:rPr>
              <w:t>0</w:t>
            </w:r>
            <w:r w:rsidRPr="00127B27">
              <w:rPr>
                <w:rFonts w:asciiTheme="minorHAnsi" w:eastAsia="Arial Unicode MS" w:hAnsiTheme="minorHAnsi"/>
                <w:b/>
              </w:rPr>
              <w:t>:0]</w:t>
            </w:r>
          </w:p>
        </w:tc>
        <w:tc>
          <w:tcPr>
            <w:tcW w:w="717" w:type="pct"/>
            <w:tcBorders>
              <w:top w:val="single" w:sz="4" w:space="0" w:color="auto"/>
              <w:bottom w:val="single" w:sz="4" w:space="0" w:color="auto"/>
            </w:tcBorders>
          </w:tcPr>
          <w:p w:rsidR="00DE4F19" w:rsidRDefault="00DE4F19" w:rsidP="002F6167">
            <w:pPr>
              <w:spacing w:before="0"/>
              <w:rPr>
                <w:rFonts w:asciiTheme="minorHAnsi" w:eastAsia="Arial Unicode MS" w:hAnsiTheme="minorHAnsi"/>
              </w:rPr>
            </w:pPr>
            <w:r>
              <w:rPr>
                <w:rFonts w:asciiTheme="minorHAnsi" w:eastAsia="Arial Unicode MS" w:hAnsiTheme="minorHAnsi"/>
              </w:rPr>
              <w:t>Input</w:t>
            </w:r>
          </w:p>
        </w:tc>
        <w:tc>
          <w:tcPr>
            <w:tcW w:w="3129" w:type="pct"/>
            <w:tcBorders>
              <w:top w:val="single" w:sz="4" w:space="0" w:color="auto"/>
              <w:bottom w:val="single" w:sz="4" w:space="0" w:color="auto"/>
            </w:tcBorders>
          </w:tcPr>
          <w:p w:rsidR="00DE4F19" w:rsidRPr="00A239B1" w:rsidRDefault="00DE4F19" w:rsidP="00053F8B">
            <w:pPr>
              <w:keepNext/>
              <w:spacing w:before="0"/>
              <w:rPr>
                <w:rFonts w:asciiTheme="minorHAnsi" w:hAnsiTheme="minorHAnsi" w:cs="TimesNewRomanPS-BoldMT"/>
                <w:bCs/>
              </w:rPr>
            </w:pPr>
            <w:r>
              <w:rPr>
                <w:color w:val="222222"/>
                <w:shd w:val="clear" w:color="auto" w:fill="FFFFFF"/>
              </w:rPr>
              <w:t>Data block identifier</w:t>
            </w:r>
          </w:p>
        </w:tc>
      </w:tr>
      <w:tr w:rsidR="00DE4F19" w:rsidTr="00DE4F19">
        <w:tc>
          <w:tcPr>
            <w:tcW w:w="1154" w:type="pct"/>
            <w:tcBorders>
              <w:top w:val="single" w:sz="4" w:space="0" w:color="auto"/>
              <w:bottom w:val="single" w:sz="4" w:space="0" w:color="auto"/>
            </w:tcBorders>
          </w:tcPr>
          <w:p w:rsidR="00DE4F19" w:rsidRDefault="00DE4F19" w:rsidP="002F6167">
            <w:pPr>
              <w:spacing w:before="0"/>
              <w:rPr>
                <w:rFonts w:asciiTheme="minorHAnsi" w:eastAsia="Arial Unicode MS" w:hAnsiTheme="minorHAnsi"/>
              </w:rPr>
            </w:pPr>
            <w:proofErr w:type="spellStart"/>
            <w:r>
              <w:rPr>
                <w:rFonts w:asciiTheme="minorHAnsi" w:eastAsia="Arial Unicode MS" w:hAnsiTheme="minorHAnsi"/>
              </w:rPr>
              <w:t>key</w:t>
            </w:r>
            <w:r w:rsidRPr="00520306">
              <w:rPr>
                <w:rFonts w:asciiTheme="minorHAnsi" w:eastAsia="Arial Unicode MS" w:hAnsiTheme="minorHAnsi"/>
              </w:rPr>
              <w:t>_</w:t>
            </w:r>
            <w:r>
              <w:rPr>
                <w:rFonts w:asciiTheme="minorHAnsi" w:eastAsia="Arial Unicode MS" w:hAnsiTheme="minorHAnsi"/>
              </w:rPr>
              <w:t>ib_</w:t>
            </w:r>
            <w:proofErr w:type="gramStart"/>
            <w:r>
              <w:rPr>
                <w:rFonts w:asciiTheme="minorHAnsi" w:eastAsia="Arial Unicode MS" w:hAnsiTheme="minorHAnsi"/>
              </w:rPr>
              <w:t>in.</w:t>
            </w:r>
            <w:r w:rsidRPr="00127B27">
              <w:rPr>
                <w:rFonts w:asciiTheme="minorHAnsi" w:eastAsia="Arial Unicode MS" w:hAnsiTheme="minorHAnsi"/>
                <w:b/>
              </w:rPr>
              <w:t>tuser</w:t>
            </w:r>
            <w:proofErr w:type="spellEnd"/>
            <w:proofErr w:type="gramEnd"/>
            <w:r w:rsidRPr="00127B27">
              <w:rPr>
                <w:rFonts w:asciiTheme="minorHAnsi" w:eastAsia="Arial Unicode MS" w:hAnsiTheme="minorHAnsi"/>
                <w:b/>
              </w:rPr>
              <w:t>[7:0]</w:t>
            </w:r>
          </w:p>
        </w:tc>
        <w:tc>
          <w:tcPr>
            <w:tcW w:w="717" w:type="pct"/>
            <w:tcBorders>
              <w:top w:val="single" w:sz="4" w:space="0" w:color="auto"/>
              <w:bottom w:val="single" w:sz="4" w:space="0" w:color="auto"/>
            </w:tcBorders>
          </w:tcPr>
          <w:p w:rsidR="00DE4F19" w:rsidRDefault="00DE4F19" w:rsidP="002F6167">
            <w:pPr>
              <w:spacing w:before="0"/>
              <w:rPr>
                <w:rFonts w:asciiTheme="minorHAnsi" w:eastAsia="Arial Unicode MS" w:hAnsiTheme="minorHAnsi"/>
              </w:rPr>
            </w:pPr>
            <w:r>
              <w:rPr>
                <w:rFonts w:asciiTheme="minorHAnsi" w:eastAsia="Arial Unicode MS" w:hAnsiTheme="minorHAnsi"/>
              </w:rPr>
              <w:t>Input</w:t>
            </w:r>
          </w:p>
        </w:tc>
        <w:tc>
          <w:tcPr>
            <w:tcW w:w="3129" w:type="pct"/>
            <w:tcBorders>
              <w:top w:val="single" w:sz="4" w:space="0" w:color="auto"/>
              <w:bottom w:val="single" w:sz="4" w:space="0" w:color="auto"/>
            </w:tcBorders>
          </w:tcPr>
          <w:p w:rsidR="00DE4F19" w:rsidRDefault="00DE4F19" w:rsidP="00053F8B">
            <w:pPr>
              <w:pStyle w:val="m-4185299007064358885body"/>
              <w:shd w:val="clear" w:color="auto" w:fill="FFFFFF"/>
              <w:spacing w:before="0" w:beforeAutospacing="0" w:after="0" w:afterAutospacing="0"/>
              <w:rPr>
                <w:rFonts w:ascii="Calibri" w:hAnsi="Calibri"/>
                <w:color w:val="222222"/>
              </w:rPr>
            </w:pPr>
            <w:proofErr w:type="gramStart"/>
            <w:r>
              <w:rPr>
                <w:rFonts w:ascii="Calibri" w:hAnsi="Calibri"/>
                <w:color w:val="222222"/>
              </w:rPr>
              <w:t>TUSER[</w:t>
            </w:r>
            <w:proofErr w:type="gramEnd"/>
            <w:r>
              <w:rPr>
                <w:rFonts w:ascii="Calibri" w:hAnsi="Calibri"/>
                <w:color w:val="222222"/>
              </w:rPr>
              <w:t>0] : Start of TLV (first beat)</w:t>
            </w:r>
          </w:p>
          <w:p w:rsidR="00DE4F19" w:rsidRDefault="00DE4F19" w:rsidP="00053F8B">
            <w:pPr>
              <w:pStyle w:val="m-4185299007064358885body"/>
              <w:shd w:val="clear" w:color="auto" w:fill="FFFFFF"/>
              <w:spacing w:before="0" w:beforeAutospacing="0" w:after="0" w:afterAutospacing="0"/>
              <w:rPr>
                <w:rFonts w:ascii="Calibri" w:hAnsi="Calibri"/>
                <w:color w:val="222222"/>
              </w:rPr>
            </w:pPr>
            <w:proofErr w:type="gramStart"/>
            <w:r>
              <w:rPr>
                <w:rFonts w:ascii="Calibri" w:hAnsi="Calibri"/>
                <w:color w:val="222222"/>
              </w:rPr>
              <w:t>TUSER[</w:t>
            </w:r>
            <w:proofErr w:type="gramEnd"/>
            <w:r>
              <w:rPr>
                <w:rFonts w:ascii="Calibri" w:hAnsi="Calibri"/>
                <w:color w:val="222222"/>
              </w:rPr>
              <w:t>1] : End of TLV (last beat)</w:t>
            </w:r>
          </w:p>
          <w:p w:rsidR="00DE4F19" w:rsidRPr="00DE4F19" w:rsidRDefault="00DE4F19" w:rsidP="00053F8B">
            <w:pPr>
              <w:pStyle w:val="m-4185299007064358885body"/>
              <w:shd w:val="clear" w:color="auto" w:fill="FFFFFF"/>
              <w:spacing w:before="0" w:beforeAutospacing="0" w:after="0" w:afterAutospacing="0"/>
              <w:rPr>
                <w:rFonts w:ascii="Calibri" w:hAnsi="Calibri"/>
                <w:color w:val="222222"/>
              </w:rPr>
            </w:pPr>
            <w:proofErr w:type="gramStart"/>
            <w:r>
              <w:rPr>
                <w:rFonts w:ascii="Calibri" w:hAnsi="Calibri"/>
                <w:color w:val="222222"/>
              </w:rPr>
              <w:t>TUSER[</w:t>
            </w:r>
            <w:proofErr w:type="gramEnd"/>
            <w:r>
              <w:rPr>
                <w:rFonts w:ascii="Calibri" w:hAnsi="Calibri"/>
                <w:color w:val="222222"/>
              </w:rPr>
              <w:t>7:2] : All 0</w:t>
            </w:r>
          </w:p>
        </w:tc>
      </w:tr>
    </w:tbl>
    <w:p w:rsidR="00475C78" w:rsidRDefault="00475C78" w:rsidP="00312DD4">
      <w:pPr>
        <w:pStyle w:val="Caption"/>
      </w:pPr>
      <w:bookmarkStart w:id="15" w:name="_Toc536792110"/>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3</w:t>
      </w:r>
      <w:r w:rsidR="00AC3548">
        <w:rPr>
          <w:noProof/>
        </w:rPr>
        <w:fldChar w:fldCharType="end"/>
      </w:r>
      <w:r>
        <w:t xml:space="preserve"> </w:t>
      </w:r>
      <w:r w:rsidR="0042232A">
        <w:t xml:space="preserve">- </w:t>
      </w:r>
      <w:r>
        <w:t>AXI-4 Key Stream Slave Interface</w:t>
      </w:r>
      <w:bookmarkEnd w:id="15"/>
    </w:p>
    <w:p w:rsidR="00475C78" w:rsidRDefault="00475C78" w:rsidP="00475C78"/>
    <w:p w:rsidR="00475C78" w:rsidRDefault="00475C78" w:rsidP="00475C78"/>
    <w:p w:rsidR="00475C78" w:rsidRDefault="00475C78" w:rsidP="00475C78"/>
    <w:p w:rsidR="00475C78" w:rsidRDefault="00475C78" w:rsidP="00475C78"/>
    <w:p w:rsidR="00475C78" w:rsidRDefault="00475C78" w:rsidP="00475C78"/>
    <w:p w:rsidR="00475C78" w:rsidRDefault="00475C78" w:rsidP="00475C78"/>
    <w:p w:rsidR="00475C78" w:rsidRDefault="00475C78" w:rsidP="00475C78"/>
    <w:p w:rsidR="00475C78" w:rsidRDefault="00475C78" w:rsidP="00475C78">
      <w:pPr>
        <w:pStyle w:val="Heading3"/>
      </w:pPr>
      <w:bookmarkStart w:id="16" w:name="_Toc536792043"/>
      <w:r>
        <w:t>AXI-4 Crypto Stream Master Interface</w:t>
      </w:r>
      <w:bookmarkEnd w:id="16"/>
    </w:p>
    <w:p w:rsidR="00475C78" w:rsidRPr="00B25EAF" w:rsidRDefault="00475C78" w:rsidP="00475C78">
      <w:pPr>
        <w:pStyle w:val="Body"/>
      </w:pPr>
    </w:p>
    <w:tbl>
      <w:tblPr>
        <w:tblW w:w="4991"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54"/>
        <w:gridCol w:w="1232"/>
        <w:gridCol w:w="5686"/>
      </w:tblGrid>
      <w:tr w:rsidR="00475C78" w:rsidTr="000C1BC5">
        <w:tc>
          <w:tcPr>
            <w:tcW w:w="149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475C78" w:rsidRPr="00520306" w:rsidRDefault="00475C78" w:rsidP="002F6167">
            <w:pPr>
              <w:pStyle w:val="Body"/>
              <w:spacing w:before="0"/>
              <w:rPr>
                <w:b/>
              </w:rPr>
            </w:pPr>
            <w:r>
              <w:rPr>
                <w:b/>
              </w:rPr>
              <w:t>Signal Name</w:t>
            </w:r>
          </w:p>
        </w:tc>
        <w:tc>
          <w:tcPr>
            <w:tcW w:w="62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475C78" w:rsidRPr="00520306" w:rsidRDefault="00475C78" w:rsidP="002F6167">
            <w:pPr>
              <w:pStyle w:val="Body"/>
              <w:spacing w:before="0"/>
              <w:rPr>
                <w:b/>
              </w:rPr>
            </w:pPr>
            <w:r w:rsidRPr="00520306">
              <w:rPr>
                <w:b/>
              </w:rPr>
              <w:t>Direction</w:t>
            </w:r>
          </w:p>
        </w:tc>
        <w:tc>
          <w:tcPr>
            <w:tcW w:w="288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475C78" w:rsidRPr="00520306" w:rsidRDefault="00475C78" w:rsidP="002F6167">
            <w:pPr>
              <w:pStyle w:val="Body"/>
              <w:spacing w:before="0"/>
              <w:rPr>
                <w:b/>
              </w:rPr>
            </w:pPr>
            <w:r>
              <w:rPr>
                <w:b/>
              </w:rPr>
              <w:t>Function</w:t>
            </w:r>
          </w:p>
        </w:tc>
      </w:tr>
      <w:tr w:rsidR="000C1BC5" w:rsidTr="000C1BC5">
        <w:tc>
          <w:tcPr>
            <w:tcW w:w="1496" w:type="pct"/>
            <w:tcBorders>
              <w:top w:val="single" w:sz="4" w:space="0" w:color="auto"/>
              <w:bottom w:val="single" w:sz="4" w:space="0" w:color="auto"/>
            </w:tcBorders>
          </w:tcPr>
          <w:p w:rsidR="000C1BC5" w:rsidRPr="00520306" w:rsidRDefault="000C1BC5" w:rsidP="002F6167">
            <w:pPr>
              <w:spacing w:before="0"/>
              <w:rPr>
                <w:rFonts w:asciiTheme="minorHAnsi" w:eastAsia="Arial Unicode MS" w:hAnsiTheme="minorHAnsi"/>
              </w:rPr>
            </w:pPr>
            <w:proofErr w:type="spellStart"/>
            <w:r>
              <w:rPr>
                <w:rFonts w:asciiTheme="minorHAnsi" w:eastAsia="Arial Unicode MS" w:hAnsiTheme="minorHAnsi"/>
              </w:rPr>
              <w:t>crypto_ob_</w:t>
            </w:r>
            <w:proofErr w:type="gramStart"/>
            <w:r>
              <w:rPr>
                <w:rFonts w:asciiTheme="minorHAnsi" w:eastAsia="Arial Unicode MS" w:hAnsiTheme="minorHAnsi"/>
              </w:rPr>
              <w:t>out.</w:t>
            </w:r>
            <w:r w:rsidRPr="004B0D55">
              <w:rPr>
                <w:rFonts w:asciiTheme="minorHAnsi" w:eastAsia="Arial Unicode MS" w:hAnsiTheme="minorHAnsi"/>
                <w:b/>
              </w:rPr>
              <w:t>tvalid</w:t>
            </w:r>
            <w:proofErr w:type="spellEnd"/>
            <w:proofErr w:type="gramEnd"/>
          </w:p>
        </w:tc>
        <w:tc>
          <w:tcPr>
            <w:tcW w:w="624" w:type="pct"/>
            <w:tcBorders>
              <w:top w:val="single" w:sz="4" w:space="0" w:color="auto"/>
              <w:bottom w:val="single" w:sz="4" w:space="0" w:color="auto"/>
            </w:tcBorders>
          </w:tcPr>
          <w:p w:rsidR="000C1BC5" w:rsidRPr="00520306" w:rsidRDefault="000C1BC5" w:rsidP="002F6167">
            <w:pPr>
              <w:spacing w:before="0"/>
              <w:rPr>
                <w:rFonts w:asciiTheme="minorHAnsi" w:eastAsia="Arial Unicode MS" w:hAnsiTheme="minorHAnsi"/>
              </w:rPr>
            </w:pPr>
            <w:r>
              <w:rPr>
                <w:rFonts w:asciiTheme="minorHAnsi" w:eastAsia="Arial Unicode MS" w:hAnsiTheme="minorHAnsi"/>
              </w:rPr>
              <w:t>O</w:t>
            </w:r>
            <w:r w:rsidRPr="00520306">
              <w:rPr>
                <w:rFonts w:asciiTheme="minorHAnsi" w:eastAsia="Arial Unicode MS" w:hAnsiTheme="minorHAnsi"/>
              </w:rPr>
              <w:t>utput</w:t>
            </w:r>
          </w:p>
        </w:tc>
        <w:tc>
          <w:tcPr>
            <w:tcW w:w="2880" w:type="pct"/>
            <w:tcBorders>
              <w:top w:val="single" w:sz="4" w:space="0" w:color="auto"/>
              <w:bottom w:val="single" w:sz="4" w:space="0" w:color="auto"/>
            </w:tcBorders>
          </w:tcPr>
          <w:p w:rsidR="000C1BC5" w:rsidRPr="00DE4F19" w:rsidRDefault="000C1BC5" w:rsidP="00053F8B">
            <w:pPr>
              <w:spacing w:before="0"/>
              <w:jc w:val="both"/>
              <w:rPr>
                <w:rFonts w:asciiTheme="minorHAnsi" w:hAnsiTheme="minorHAnsi" w:cs="TimesNewRomanPS-BoldMT"/>
                <w:bCs/>
              </w:rPr>
            </w:pPr>
            <w:r w:rsidRPr="00DE4F19">
              <w:rPr>
                <w:rFonts w:asciiTheme="minorHAnsi" w:hAnsiTheme="minorHAnsi" w:cs="TimesNewRomanPS-BoldMT"/>
                <w:bCs/>
              </w:rPr>
              <w:t>Data transfer valid</w:t>
            </w:r>
          </w:p>
          <w:p w:rsidR="000C1BC5" w:rsidRPr="00DE4F19" w:rsidRDefault="000C1BC5" w:rsidP="00053F8B">
            <w:pPr>
              <w:spacing w:before="0"/>
              <w:jc w:val="both"/>
              <w:rPr>
                <w:rFonts w:asciiTheme="minorHAnsi" w:hAnsiTheme="minorHAnsi" w:cs="TimesNewRomanPS-BoldMT"/>
                <w:bCs/>
              </w:rPr>
            </w:pPr>
            <w:proofErr w:type="gramStart"/>
            <w:r w:rsidRPr="00DE4F19">
              <w:rPr>
                <w:rFonts w:asciiTheme="minorHAnsi" w:hAnsiTheme="minorHAnsi" w:cs="TimesNewRomanPS-BoldMT"/>
                <w:bCs/>
              </w:rPr>
              <w:t>0 :</w:t>
            </w:r>
            <w:proofErr w:type="gramEnd"/>
            <w:r w:rsidRPr="00DE4F19">
              <w:rPr>
                <w:rFonts w:asciiTheme="minorHAnsi" w:hAnsiTheme="minorHAnsi" w:cs="TimesNewRomanPS-BoldMT"/>
                <w:bCs/>
              </w:rPr>
              <w:t xml:space="preserve"> Not valid</w:t>
            </w:r>
          </w:p>
          <w:p w:rsidR="000C1BC5" w:rsidRPr="00520306" w:rsidRDefault="000C1BC5" w:rsidP="00053F8B">
            <w:pPr>
              <w:spacing w:before="0"/>
              <w:jc w:val="both"/>
              <w:rPr>
                <w:rFonts w:asciiTheme="minorHAnsi" w:eastAsia="Arial Unicode MS" w:hAnsiTheme="minorHAnsi"/>
              </w:rPr>
            </w:pPr>
            <w:proofErr w:type="gramStart"/>
            <w:r w:rsidRPr="00DE4F19">
              <w:rPr>
                <w:rFonts w:asciiTheme="minorHAnsi" w:hAnsiTheme="minorHAnsi" w:cs="TimesNewRomanPS-BoldMT"/>
                <w:bCs/>
              </w:rPr>
              <w:t>1 :</w:t>
            </w:r>
            <w:proofErr w:type="gramEnd"/>
            <w:r w:rsidRPr="00DE4F19">
              <w:rPr>
                <w:rFonts w:asciiTheme="minorHAnsi" w:hAnsiTheme="minorHAnsi" w:cs="TimesNewRomanPS-BoldMT"/>
                <w:bCs/>
              </w:rPr>
              <w:t xml:space="preserve"> Valid</w:t>
            </w:r>
          </w:p>
        </w:tc>
      </w:tr>
      <w:tr w:rsidR="000C1BC5" w:rsidTr="000C1BC5">
        <w:tc>
          <w:tcPr>
            <w:tcW w:w="1496" w:type="pct"/>
            <w:tcBorders>
              <w:top w:val="single" w:sz="4" w:space="0" w:color="auto"/>
              <w:bottom w:val="single" w:sz="4" w:space="0" w:color="auto"/>
            </w:tcBorders>
          </w:tcPr>
          <w:p w:rsidR="000C1BC5" w:rsidRPr="00520306" w:rsidRDefault="000C1BC5" w:rsidP="002F6167">
            <w:pPr>
              <w:spacing w:before="0"/>
              <w:rPr>
                <w:rFonts w:asciiTheme="minorHAnsi" w:eastAsia="Arial Unicode MS" w:hAnsiTheme="minorHAnsi"/>
              </w:rPr>
            </w:pPr>
            <w:proofErr w:type="spellStart"/>
            <w:r>
              <w:rPr>
                <w:rFonts w:asciiTheme="minorHAnsi" w:eastAsia="Arial Unicode MS" w:hAnsiTheme="minorHAnsi"/>
              </w:rPr>
              <w:t>crypto_ob_</w:t>
            </w:r>
            <w:proofErr w:type="gramStart"/>
            <w:r>
              <w:rPr>
                <w:rFonts w:asciiTheme="minorHAnsi" w:eastAsia="Arial Unicode MS" w:hAnsiTheme="minorHAnsi"/>
              </w:rPr>
              <w:t>in.</w:t>
            </w:r>
            <w:r w:rsidRPr="004B0D55">
              <w:rPr>
                <w:rFonts w:asciiTheme="minorHAnsi" w:eastAsia="Arial Unicode MS" w:hAnsiTheme="minorHAnsi"/>
                <w:b/>
              </w:rPr>
              <w:t>tready</w:t>
            </w:r>
            <w:proofErr w:type="spellEnd"/>
            <w:proofErr w:type="gramEnd"/>
          </w:p>
        </w:tc>
        <w:tc>
          <w:tcPr>
            <w:tcW w:w="624" w:type="pct"/>
            <w:tcBorders>
              <w:top w:val="single" w:sz="4" w:space="0" w:color="auto"/>
              <w:bottom w:val="single" w:sz="4" w:space="0" w:color="auto"/>
            </w:tcBorders>
          </w:tcPr>
          <w:p w:rsidR="000C1BC5" w:rsidRPr="00520306" w:rsidRDefault="000C1BC5" w:rsidP="002F6167">
            <w:pPr>
              <w:spacing w:before="0"/>
              <w:rPr>
                <w:rFonts w:asciiTheme="minorHAnsi" w:eastAsia="Arial Unicode MS" w:hAnsiTheme="minorHAnsi"/>
              </w:rPr>
            </w:pPr>
            <w:r>
              <w:rPr>
                <w:rFonts w:asciiTheme="minorHAnsi" w:eastAsia="Arial Unicode MS" w:hAnsiTheme="minorHAnsi"/>
              </w:rPr>
              <w:t>I</w:t>
            </w:r>
            <w:r w:rsidRPr="00520306">
              <w:rPr>
                <w:rFonts w:asciiTheme="minorHAnsi" w:eastAsia="Arial Unicode MS" w:hAnsiTheme="minorHAnsi"/>
              </w:rPr>
              <w:t>nput</w:t>
            </w:r>
          </w:p>
        </w:tc>
        <w:tc>
          <w:tcPr>
            <w:tcW w:w="2880" w:type="pct"/>
            <w:tcBorders>
              <w:top w:val="single" w:sz="4" w:space="0" w:color="auto"/>
              <w:bottom w:val="single" w:sz="4" w:space="0" w:color="auto"/>
            </w:tcBorders>
          </w:tcPr>
          <w:p w:rsidR="000C1BC5" w:rsidRPr="00DE4F19" w:rsidRDefault="000C1BC5" w:rsidP="00053F8B">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Slave data acceptance for current cycle:</w:t>
            </w:r>
          </w:p>
          <w:p w:rsidR="000C1BC5" w:rsidRPr="00DE4F19" w:rsidRDefault="000C1BC5" w:rsidP="00053F8B">
            <w:pPr>
              <w:autoSpaceDE w:val="0"/>
              <w:autoSpaceDN w:val="0"/>
              <w:adjustRightInd w:val="0"/>
              <w:spacing w:before="0"/>
              <w:jc w:val="both"/>
              <w:rPr>
                <w:rFonts w:asciiTheme="minorHAnsi" w:hAnsiTheme="minorHAnsi" w:cs="TimesNewRomanPS-BoldMT"/>
                <w:bCs/>
              </w:rPr>
            </w:pPr>
            <w:proofErr w:type="gramStart"/>
            <w:r w:rsidRPr="00DE4F19">
              <w:rPr>
                <w:rFonts w:asciiTheme="minorHAnsi" w:hAnsiTheme="minorHAnsi" w:cs="TimesNewRomanPS-BoldMT"/>
                <w:bCs/>
              </w:rPr>
              <w:t>0 :</w:t>
            </w:r>
            <w:proofErr w:type="gramEnd"/>
            <w:r w:rsidRPr="00DE4F19">
              <w:rPr>
                <w:rFonts w:asciiTheme="minorHAnsi" w:hAnsiTheme="minorHAnsi" w:cs="TimesNewRomanPS-BoldMT"/>
                <w:bCs/>
              </w:rPr>
              <w:t xml:space="preserve"> Not Accepted</w:t>
            </w:r>
          </w:p>
          <w:p w:rsidR="000C1BC5" w:rsidRPr="00520306" w:rsidRDefault="000C1BC5" w:rsidP="00053F8B">
            <w:pPr>
              <w:autoSpaceDE w:val="0"/>
              <w:autoSpaceDN w:val="0"/>
              <w:adjustRightInd w:val="0"/>
              <w:spacing w:before="0"/>
              <w:jc w:val="both"/>
              <w:rPr>
                <w:rFonts w:asciiTheme="minorHAnsi" w:eastAsia="Arial Unicode MS" w:hAnsiTheme="minorHAnsi"/>
              </w:rPr>
            </w:pPr>
            <w:proofErr w:type="gramStart"/>
            <w:r w:rsidRPr="00DE4F19">
              <w:rPr>
                <w:rFonts w:asciiTheme="minorHAnsi" w:hAnsiTheme="minorHAnsi" w:cs="TimesNewRomanPS-BoldMT"/>
                <w:bCs/>
              </w:rPr>
              <w:t>1 :</w:t>
            </w:r>
            <w:proofErr w:type="gramEnd"/>
            <w:r w:rsidRPr="00DE4F19">
              <w:rPr>
                <w:rFonts w:asciiTheme="minorHAnsi" w:hAnsiTheme="minorHAnsi" w:cs="TimesNewRomanPS-BoldMT"/>
                <w:bCs/>
              </w:rPr>
              <w:t xml:space="preserve"> Accepted</w:t>
            </w:r>
          </w:p>
        </w:tc>
      </w:tr>
      <w:tr w:rsidR="000C1BC5" w:rsidTr="000C1BC5">
        <w:tc>
          <w:tcPr>
            <w:tcW w:w="1496" w:type="pct"/>
            <w:tcBorders>
              <w:top w:val="single" w:sz="4" w:space="0" w:color="auto"/>
              <w:bottom w:val="single" w:sz="4" w:space="0" w:color="auto"/>
            </w:tcBorders>
          </w:tcPr>
          <w:p w:rsidR="000C1BC5" w:rsidRPr="00520306" w:rsidRDefault="000C1BC5" w:rsidP="002F6167">
            <w:pPr>
              <w:spacing w:before="0"/>
              <w:rPr>
                <w:rFonts w:asciiTheme="minorHAnsi" w:eastAsia="Arial Unicode MS" w:hAnsiTheme="minorHAnsi"/>
              </w:rPr>
            </w:pPr>
            <w:proofErr w:type="spellStart"/>
            <w:r>
              <w:rPr>
                <w:rFonts w:asciiTheme="minorHAnsi" w:eastAsia="Arial Unicode MS" w:hAnsiTheme="minorHAnsi"/>
              </w:rPr>
              <w:t>crypto_ob_</w:t>
            </w:r>
            <w:proofErr w:type="gramStart"/>
            <w:r>
              <w:rPr>
                <w:rFonts w:asciiTheme="minorHAnsi" w:eastAsia="Arial Unicode MS" w:hAnsiTheme="minorHAnsi"/>
              </w:rPr>
              <w:t>out.</w:t>
            </w:r>
            <w:r w:rsidRPr="004B0D55">
              <w:rPr>
                <w:rFonts w:asciiTheme="minorHAnsi" w:eastAsia="Arial Unicode MS" w:hAnsiTheme="minorHAnsi"/>
                <w:b/>
              </w:rPr>
              <w:t>tdata</w:t>
            </w:r>
            <w:proofErr w:type="spellEnd"/>
            <w:proofErr w:type="gramEnd"/>
            <w:r w:rsidRPr="004B0D55">
              <w:rPr>
                <w:rFonts w:asciiTheme="minorHAnsi" w:eastAsia="Arial Unicode MS" w:hAnsiTheme="minorHAnsi"/>
                <w:b/>
              </w:rPr>
              <w:t xml:space="preserve"> [63:0]</w:t>
            </w:r>
          </w:p>
        </w:tc>
        <w:tc>
          <w:tcPr>
            <w:tcW w:w="624" w:type="pct"/>
            <w:tcBorders>
              <w:top w:val="single" w:sz="4" w:space="0" w:color="auto"/>
              <w:bottom w:val="single" w:sz="4" w:space="0" w:color="auto"/>
            </w:tcBorders>
          </w:tcPr>
          <w:p w:rsidR="000C1BC5" w:rsidRPr="00520306" w:rsidRDefault="000C1BC5" w:rsidP="002F6167">
            <w:pPr>
              <w:spacing w:before="0"/>
              <w:rPr>
                <w:rFonts w:asciiTheme="minorHAnsi" w:eastAsia="Arial Unicode MS" w:hAnsiTheme="minorHAnsi"/>
              </w:rPr>
            </w:pPr>
            <w:r>
              <w:rPr>
                <w:rFonts w:asciiTheme="minorHAnsi" w:eastAsia="Arial Unicode MS" w:hAnsiTheme="minorHAnsi"/>
              </w:rPr>
              <w:t>O</w:t>
            </w:r>
            <w:r w:rsidRPr="00520306">
              <w:rPr>
                <w:rFonts w:asciiTheme="minorHAnsi" w:eastAsia="Arial Unicode MS" w:hAnsiTheme="minorHAnsi"/>
              </w:rPr>
              <w:t>utput</w:t>
            </w:r>
          </w:p>
        </w:tc>
        <w:tc>
          <w:tcPr>
            <w:tcW w:w="2880" w:type="pct"/>
            <w:tcBorders>
              <w:top w:val="single" w:sz="4" w:space="0" w:color="auto"/>
              <w:bottom w:val="single" w:sz="4" w:space="0" w:color="auto"/>
            </w:tcBorders>
          </w:tcPr>
          <w:p w:rsidR="000C1BC5" w:rsidRPr="00520306" w:rsidRDefault="000C1BC5" w:rsidP="00053F8B">
            <w:pPr>
              <w:autoSpaceDE w:val="0"/>
              <w:autoSpaceDN w:val="0"/>
              <w:adjustRightInd w:val="0"/>
              <w:spacing w:before="0"/>
              <w:jc w:val="both"/>
              <w:rPr>
                <w:rFonts w:asciiTheme="minorHAnsi" w:hAnsiTheme="minorHAnsi" w:cs="TimesNewRomanPSMT"/>
              </w:rPr>
            </w:pPr>
            <w:r>
              <w:rPr>
                <w:color w:val="222222"/>
                <w:shd w:val="clear" w:color="auto" w:fill="FFFFFF"/>
              </w:rPr>
              <w:t>Input data</w:t>
            </w:r>
          </w:p>
        </w:tc>
      </w:tr>
      <w:tr w:rsidR="000C1BC5" w:rsidTr="000C1BC5">
        <w:tc>
          <w:tcPr>
            <w:tcW w:w="1496" w:type="pct"/>
            <w:tcBorders>
              <w:top w:val="single" w:sz="4" w:space="0" w:color="auto"/>
              <w:bottom w:val="single" w:sz="4" w:space="0" w:color="auto"/>
            </w:tcBorders>
          </w:tcPr>
          <w:p w:rsidR="000C1BC5" w:rsidRPr="00520306" w:rsidRDefault="000C1BC5" w:rsidP="002F6167">
            <w:pPr>
              <w:spacing w:before="0"/>
              <w:rPr>
                <w:rFonts w:asciiTheme="minorHAnsi" w:eastAsia="Arial Unicode MS" w:hAnsiTheme="minorHAnsi"/>
              </w:rPr>
            </w:pPr>
            <w:proofErr w:type="spellStart"/>
            <w:r>
              <w:rPr>
                <w:rFonts w:asciiTheme="minorHAnsi" w:eastAsia="Arial Unicode MS" w:hAnsiTheme="minorHAnsi"/>
              </w:rPr>
              <w:t>crypto_ob_</w:t>
            </w:r>
            <w:proofErr w:type="gramStart"/>
            <w:r>
              <w:rPr>
                <w:rFonts w:asciiTheme="minorHAnsi" w:eastAsia="Arial Unicode MS" w:hAnsiTheme="minorHAnsi"/>
              </w:rPr>
              <w:t>out.</w:t>
            </w:r>
            <w:r>
              <w:rPr>
                <w:rFonts w:asciiTheme="minorHAnsi" w:eastAsia="Arial Unicode MS" w:hAnsiTheme="minorHAnsi"/>
                <w:b/>
              </w:rPr>
              <w:t>tstrb</w:t>
            </w:r>
            <w:proofErr w:type="spellEnd"/>
            <w:proofErr w:type="gramEnd"/>
            <w:r w:rsidRPr="004B0D55">
              <w:rPr>
                <w:rFonts w:asciiTheme="minorHAnsi" w:eastAsia="Arial Unicode MS" w:hAnsiTheme="minorHAnsi"/>
                <w:b/>
              </w:rPr>
              <w:t>[7:0]</w:t>
            </w:r>
          </w:p>
        </w:tc>
        <w:tc>
          <w:tcPr>
            <w:tcW w:w="624" w:type="pct"/>
            <w:tcBorders>
              <w:top w:val="single" w:sz="4" w:space="0" w:color="auto"/>
              <w:bottom w:val="single" w:sz="4" w:space="0" w:color="auto"/>
            </w:tcBorders>
          </w:tcPr>
          <w:p w:rsidR="000C1BC5" w:rsidRPr="00520306" w:rsidRDefault="000C1BC5" w:rsidP="002F6167">
            <w:pPr>
              <w:spacing w:before="0"/>
              <w:rPr>
                <w:rFonts w:asciiTheme="minorHAnsi" w:eastAsia="Arial Unicode MS" w:hAnsiTheme="minorHAnsi"/>
              </w:rPr>
            </w:pPr>
            <w:r>
              <w:rPr>
                <w:rFonts w:asciiTheme="minorHAnsi" w:eastAsia="Arial Unicode MS" w:hAnsiTheme="minorHAnsi"/>
              </w:rPr>
              <w:t>O</w:t>
            </w:r>
            <w:r w:rsidRPr="00520306">
              <w:rPr>
                <w:rFonts w:asciiTheme="minorHAnsi" w:eastAsia="Arial Unicode MS" w:hAnsiTheme="minorHAnsi"/>
              </w:rPr>
              <w:t>utput</w:t>
            </w:r>
          </w:p>
        </w:tc>
        <w:tc>
          <w:tcPr>
            <w:tcW w:w="2880" w:type="pct"/>
            <w:tcBorders>
              <w:top w:val="single" w:sz="4" w:space="0" w:color="auto"/>
              <w:bottom w:val="single" w:sz="4" w:space="0" w:color="auto"/>
            </w:tcBorders>
          </w:tcPr>
          <w:p w:rsidR="000C1BC5" w:rsidRPr="00DE4F19" w:rsidRDefault="000C1BC5" w:rsidP="00053F8B">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Byte strobes corresponding to:</w:t>
            </w:r>
          </w:p>
          <w:p w:rsidR="000C1BC5" w:rsidRPr="00DE4F19" w:rsidRDefault="000C1BC5" w:rsidP="00053F8B">
            <w:pPr>
              <w:autoSpaceDE w:val="0"/>
              <w:autoSpaceDN w:val="0"/>
              <w:adjustRightInd w:val="0"/>
              <w:spacing w:before="0"/>
              <w:jc w:val="both"/>
              <w:rPr>
                <w:rFonts w:asciiTheme="minorHAnsi" w:hAnsiTheme="minorHAnsi" w:cs="TimesNewRomanPS-BoldMT"/>
                <w:bCs/>
              </w:rPr>
            </w:pPr>
            <w:proofErr w:type="gramStart"/>
            <w:r w:rsidRPr="00DE4F19">
              <w:rPr>
                <w:rFonts w:asciiTheme="minorHAnsi" w:hAnsiTheme="minorHAnsi" w:cs="TimesNewRomanPS-BoldMT"/>
                <w:bCs/>
              </w:rPr>
              <w:t>TSTRB[</w:t>
            </w:r>
            <w:proofErr w:type="gramEnd"/>
            <w:r w:rsidRPr="00DE4F19">
              <w:rPr>
                <w:rFonts w:asciiTheme="minorHAnsi" w:hAnsiTheme="minorHAnsi" w:cs="TimesNewRomanPS-BoldMT"/>
                <w:bCs/>
              </w:rPr>
              <w:t>0] : TDATA[7:0]</w:t>
            </w:r>
          </w:p>
          <w:p w:rsidR="000C1BC5" w:rsidRPr="00DE4F19" w:rsidRDefault="000C1BC5" w:rsidP="00053F8B">
            <w:pPr>
              <w:autoSpaceDE w:val="0"/>
              <w:autoSpaceDN w:val="0"/>
              <w:adjustRightInd w:val="0"/>
              <w:spacing w:before="0"/>
              <w:jc w:val="both"/>
              <w:rPr>
                <w:rFonts w:asciiTheme="minorHAnsi" w:hAnsiTheme="minorHAnsi" w:cs="TimesNewRomanPS-BoldMT"/>
                <w:bCs/>
              </w:rPr>
            </w:pPr>
            <w:proofErr w:type="gramStart"/>
            <w:r w:rsidRPr="00DE4F19">
              <w:rPr>
                <w:rFonts w:asciiTheme="minorHAnsi" w:hAnsiTheme="minorHAnsi" w:cs="TimesNewRomanPS-BoldMT"/>
                <w:bCs/>
              </w:rPr>
              <w:t>TSTRB[</w:t>
            </w:r>
            <w:proofErr w:type="gramEnd"/>
            <w:r w:rsidRPr="00DE4F19">
              <w:rPr>
                <w:rFonts w:asciiTheme="minorHAnsi" w:hAnsiTheme="minorHAnsi" w:cs="TimesNewRomanPS-BoldMT"/>
                <w:bCs/>
              </w:rPr>
              <w:t>1] : TDATA[15:8]</w:t>
            </w:r>
          </w:p>
          <w:p w:rsidR="000C1BC5" w:rsidRPr="00DE4F19" w:rsidRDefault="000C1BC5" w:rsidP="00053F8B">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w:t>
            </w:r>
          </w:p>
          <w:p w:rsidR="000C1BC5" w:rsidRPr="00DE4F19" w:rsidRDefault="000C1BC5" w:rsidP="00053F8B">
            <w:pPr>
              <w:autoSpaceDE w:val="0"/>
              <w:autoSpaceDN w:val="0"/>
              <w:adjustRightInd w:val="0"/>
              <w:spacing w:before="0"/>
              <w:jc w:val="both"/>
              <w:rPr>
                <w:rFonts w:asciiTheme="minorHAnsi" w:hAnsiTheme="minorHAnsi" w:cs="TimesNewRomanPS-BoldMT"/>
                <w:bCs/>
              </w:rPr>
            </w:pPr>
            <w:proofErr w:type="gramStart"/>
            <w:r w:rsidRPr="00DE4F19">
              <w:rPr>
                <w:rFonts w:asciiTheme="minorHAnsi" w:hAnsiTheme="minorHAnsi" w:cs="TimesNewRomanPS-BoldMT"/>
                <w:bCs/>
              </w:rPr>
              <w:t>TSTRB[</w:t>
            </w:r>
            <w:proofErr w:type="gramEnd"/>
            <w:r w:rsidRPr="00DE4F19">
              <w:rPr>
                <w:rFonts w:asciiTheme="minorHAnsi" w:hAnsiTheme="minorHAnsi" w:cs="TimesNewRomanPS-BoldMT"/>
                <w:bCs/>
              </w:rPr>
              <w:t>7] : TDATA[63:0]</w:t>
            </w:r>
          </w:p>
          <w:p w:rsidR="000C1BC5" w:rsidRPr="00DE4F19" w:rsidRDefault="000C1BC5" w:rsidP="00053F8B">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 xml:space="preserve"> </w:t>
            </w:r>
          </w:p>
          <w:p w:rsidR="000C1BC5" w:rsidRPr="00DE4F19" w:rsidRDefault="000C1BC5" w:rsidP="00053F8B">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Data Byte Valid:</w:t>
            </w:r>
          </w:p>
          <w:p w:rsidR="000C1BC5" w:rsidRPr="00DE4F19" w:rsidRDefault="000C1BC5" w:rsidP="00053F8B">
            <w:pPr>
              <w:autoSpaceDE w:val="0"/>
              <w:autoSpaceDN w:val="0"/>
              <w:adjustRightInd w:val="0"/>
              <w:spacing w:before="0"/>
              <w:jc w:val="both"/>
              <w:rPr>
                <w:rFonts w:asciiTheme="minorHAnsi" w:hAnsiTheme="minorHAnsi" w:cs="TimesNewRomanPS-BoldMT"/>
                <w:bCs/>
              </w:rPr>
            </w:pPr>
            <w:proofErr w:type="gramStart"/>
            <w:r w:rsidRPr="00DE4F19">
              <w:rPr>
                <w:rFonts w:asciiTheme="minorHAnsi" w:hAnsiTheme="minorHAnsi" w:cs="TimesNewRomanPS-BoldMT"/>
                <w:bCs/>
              </w:rPr>
              <w:t>0 :</w:t>
            </w:r>
            <w:proofErr w:type="gramEnd"/>
            <w:r w:rsidRPr="00DE4F19">
              <w:rPr>
                <w:rFonts w:asciiTheme="minorHAnsi" w:hAnsiTheme="minorHAnsi" w:cs="TimesNewRomanPS-BoldMT"/>
                <w:bCs/>
              </w:rPr>
              <w:t xml:space="preserve"> Not valid</w:t>
            </w:r>
          </w:p>
          <w:p w:rsidR="000C1BC5" w:rsidRPr="00DE4F19" w:rsidRDefault="000C1BC5" w:rsidP="00053F8B">
            <w:pPr>
              <w:autoSpaceDE w:val="0"/>
              <w:autoSpaceDN w:val="0"/>
              <w:adjustRightInd w:val="0"/>
              <w:spacing w:before="0"/>
              <w:jc w:val="both"/>
              <w:rPr>
                <w:rFonts w:asciiTheme="minorHAnsi" w:hAnsiTheme="minorHAnsi" w:cs="TimesNewRomanPS-BoldMT"/>
                <w:bCs/>
              </w:rPr>
            </w:pPr>
            <w:proofErr w:type="gramStart"/>
            <w:r w:rsidRPr="00DE4F19">
              <w:rPr>
                <w:rFonts w:asciiTheme="minorHAnsi" w:hAnsiTheme="minorHAnsi" w:cs="TimesNewRomanPS-BoldMT"/>
                <w:bCs/>
              </w:rPr>
              <w:t>1 :</w:t>
            </w:r>
            <w:proofErr w:type="gramEnd"/>
            <w:r w:rsidRPr="00DE4F19">
              <w:rPr>
                <w:rFonts w:asciiTheme="minorHAnsi" w:hAnsiTheme="minorHAnsi" w:cs="TimesNewRomanPS-BoldMT"/>
                <w:bCs/>
              </w:rPr>
              <w:t xml:space="preserve"> Valid</w:t>
            </w:r>
          </w:p>
          <w:p w:rsidR="000C1BC5" w:rsidRPr="00DE4F19" w:rsidRDefault="000C1BC5" w:rsidP="00053F8B">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 xml:space="preserve"> </w:t>
            </w:r>
          </w:p>
          <w:p w:rsidR="000C1BC5" w:rsidRPr="00520306" w:rsidRDefault="000C1BC5" w:rsidP="00053F8B">
            <w:pPr>
              <w:autoSpaceDE w:val="0"/>
              <w:autoSpaceDN w:val="0"/>
              <w:adjustRightInd w:val="0"/>
              <w:spacing w:before="0"/>
              <w:jc w:val="both"/>
              <w:rPr>
                <w:rFonts w:asciiTheme="minorHAnsi" w:hAnsiTheme="minorHAnsi" w:cs="TimesNewRomanPSMT"/>
              </w:rPr>
            </w:pPr>
            <w:r w:rsidRPr="00DE4F19">
              <w:rPr>
                <w:rFonts w:asciiTheme="minorHAnsi" w:hAnsiTheme="minorHAnsi" w:cs="TimesNewRomanPS-BoldMT"/>
                <w:bCs/>
              </w:rPr>
              <w:t>Only thermometer codes allowed (e.g. 0000_0001 through 1111_1111)</w:t>
            </w:r>
          </w:p>
        </w:tc>
      </w:tr>
      <w:tr w:rsidR="000C1BC5" w:rsidTr="000C1BC5">
        <w:tc>
          <w:tcPr>
            <w:tcW w:w="1496" w:type="pct"/>
            <w:tcBorders>
              <w:top w:val="single" w:sz="4" w:space="0" w:color="auto"/>
              <w:bottom w:val="single" w:sz="4" w:space="0" w:color="auto"/>
            </w:tcBorders>
          </w:tcPr>
          <w:p w:rsidR="000C1BC5" w:rsidRPr="00520306" w:rsidRDefault="000C1BC5" w:rsidP="002F6167">
            <w:pPr>
              <w:spacing w:before="0"/>
              <w:rPr>
                <w:rFonts w:asciiTheme="minorHAnsi" w:eastAsia="Arial Unicode MS" w:hAnsiTheme="minorHAnsi"/>
              </w:rPr>
            </w:pPr>
            <w:proofErr w:type="spellStart"/>
            <w:r>
              <w:rPr>
                <w:rFonts w:asciiTheme="minorHAnsi" w:eastAsia="Arial Unicode MS" w:hAnsiTheme="minorHAnsi"/>
              </w:rPr>
              <w:t>crypto_ob_</w:t>
            </w:r>
            <w:proofErr w:type="gramStart"/>
            <w:r>
              <w:rPr>
                <w:rFonts w:asciiTheme="minorHAnsi" w:eastAsia="Arial Unicode MS" w:hAnsiTheme="minorHAnsi"/>
              </w:rPr>
              <w:t>out.</w:t>
            </w:r>
            <w:r w:rsidRPr="004B0D55">
              <w:rPr>
                <w:rFonts w:asciiTheme="minorHAnsi" w:eastAsia="Arial Unicode MS" w:hAnsiTheme="minorHAnsi"/>
                <w:b/>
              </w:rPr>
              <w:t>tlast</w:t>
            </w:r>
            <w:proofErr w:type="spellEnd"/>
            <w:proofErr w:type="gramEnd"/>
          </w:p>
        </w:tc>
        <w:tc>
          <w:tcPr>
            <w:tcW w:w="624" w:type="pct"/>
            <w:tcBorders>
              <w:top w:val="single" w:sz="4" w:space="0" w:color="auto"/>
              <w:bottom w:val="single" w:sz="4" w:space="0" w:color="auto"/>
            </w:tcBorders>
          </w:tcPr>
          <w:p w:rsidR="000C1BC5" w:rsidRPr="00520306" w:rsidRDefault="000C1BC5" w:rsidP="002F6167">
            <w:pPr>
              <w:spacing w:before="0"/>
              <w:rPr>
                <w:rFonts w:asciiTheme="minorHAnsi" w:eastAsia="Arial Unicode MS" w:hAnsiTheme="minorHAnsi"/>
              </w:rPr>
            </w:pPr>
            <w:r>
              <w:rPr>
                <w:rFonts w:asciiTheme="minorHAnsi" w:eastAsia="Arial Unicode MS" w:hAnsiTheme="minorHAnsi"/>
              </w:rPr>
              <w:t>O</w:t>
            </w:r>
            <w:r w:rsidRPr="00520306">
              <w:rPr>
                <w:rFonts w:asciiTheme="minorHAnsi" w:eastAsia="Arial Unicode MS" w:hAnsiTheme="minorHAnsi"/>
              </w:rPr>
              <w:t>utput</w:t>
            </w:r>
          </w:p>
        </w:tc>
        <w:tc>
          <w:tcPr>
            <w:tcW w:w="2880" w:type="pct"/>
            <w:tcBorders>
              <w:top w:val="single" w:sz="4" w:space="0" w:color="auto"/>
              <w:bottom w:val="single" w:sz="4" w:space="0" w:color="auto"/>
            </w:tcBorders>
          </w:tcPr>
          <w:p w:rsidR="000C1BC5" w:rsidRPr="00DE4F19" w:rsidRDefault="000C1BC5" w:rsidP="00053F8B">
            <w:pPr>
              <w:keepNext/>
              <w:spacing w:before="0"/>
              <w:rPr>
                <w:rFonts w:asciiTheme="minorHAnsi" w:eastAsia="Arial Unicode MS" w:hAnsiTheme="minorHAnsi"/>
              </w:rPr>
            </w:pPr>
            <w:r w:rsidRPr="00DE4F19">
              <w:rPr>
                <w:rFonts w:asciiTheme="minorHAnsi" w:hAnsiTheme="minorHAnsi" w:cs="TimesNewRomanPS-BoldMT"/>
                <w:bCs/>
              </w:rPr>
              <w:t>Last data phase of the data block</w:t>
            </w:r>
          </w:p>
        </w:tc>
      </w:tr>
      <w:tr w:rsidR="000C1BC5" w:rsidTr="000C1BC5">
        <w:tc>
          <w:tcPr>
            <w:tcW w:w="1496" w:type="pct"/>
            <w:tcBorders>
              <w:top w:val="single" w:sz="4" w:space="0" w:color="auto"/>
              <w:bottom w:val="single" w:sz="4" w:space="0" w:color="auto"/>
            </w:tcBorders>
          </w:tcPr>
          <w:p w:rsidR="000C1BC5" w:rsidRPr="00520306" w:rsidRDefault="000C1BC5" w:rsidP="002F6167">
            <w:pPr>
              <w:spacing w:before="0"/>
              <w:rPr>
                <w:rFonts w:asciiTheme="minorHAnsi" w:eastAsia="Arial Unicode MS" w:hAnsiTheme="minorHAnsi"/>
              </w:rPr>
            </w:pPr>
            <w:proofErr w:type="spellStart"/>
            <w:proofErr w:type="gramStart"/>
            <w:r>
              <w:rPr>
                <w:rFonts w:asciiTheme="minorHAnsi" w:eastAsia="Arial Unicode MS" w:hAnsiTheme="minorHAnsi"/>
              </w:rPr>
              <w:t>crypto_ob_out.</w:t>
            </w:r>
            <w:r w:rsidR="00807443">
              <w:rPr>
                <w:rFonts w:asciiTheme="minorHAnsi" w:eastAsia="Arial Unicode MS" w:hAnsiTheme="minorHAnsi"/>
                <w:b/>
              </w:rPr>
              <w:t>tid</w:t>
            </w:r>
            <w:proofErr w:type="spellEnd"/>
            <w:r w:rsidR="00807443">
              <w:rPr>
                <w:rFonts w:asciiTheme="minorHAnsi" w:eastAsia="Arial Unicode MS" w:hAnsiTheme="minorHAnsi"/>
                <w:b/>
              </w:rPr>
              <w:t>[</w:t>
            </w:r>
            <w:proofErr w:type="gramEnd"/>
            <w:r w:rsidR="00807443">
              <w:rPr>
                <w:rFonts w:asciiTheme="minorHAnsi" w:eastAsia="Arial Unicode MS" w:hAnsiTheme="minorHAnsi"/>
                <w:b/>
              </w:rPr>
              <w:t>0</w:t>
            </w:r>
            <w:r w:rsidRPr="004B0D55">
              <w:rPr>
                <w:rFonts w:asciiTheme="minorHAnsi" w:eastAsia="Arial Unicode MS" w:hAnsiTheme="minorHAnsi"/>
                <w:b/>
              </w:rPr>
              <w:t>:0]</w:t>
            </w:r>
          </w:p>
        </w:tc>
        <w:tc>
          <w:tcPr>
            <w:tcW w:w="624" w:type="pct"/>
            <w:tcBorders>
              <w:top w:val="single" w:sz="4" w:space="0" w:color="auto"/>
              <w:bottom w:val="single" w:sz="4" w:space="0" w:color="auto"/>
            </w:tcBorders>
          </w:tcPr>
          <w:p w:rsidR="000C1BC5" w:rsidRDefault="000C1BC5" w:rsidP="002F6167">
            <w:pPr>
              <w:spacing w:before="0"/>
              <w:rPr>
                <w:rFonts w:asciiTheme="minorHAnsi" w:eastAsia="Arial Unicode MS" w:hAnsiTheme="minorHAnsi"/>
              </w:rPr>
            </w:pPr>
            <w:r>
              <w:rPr>
                <w:rFonts w:asciiTheme="minorHAnsi" w:eastAsia="Arial Unicode MS" w:hAnsiTheme="minorHAnsi"/>
              </w:rPr>
              <w:t>Output</w:t>
            </w:r>
          </w:p>
        </w:tc>
        <w:tc>
          <w:tcPr>
            <w:tcW w:w="2880" w:type="pct"/>
            <w:tcBorders>
              <w:top w:val="single" w:sz="4" w:space="0" w:color="auto"/>
              <w:bottom w:val="single" w:sz="4" w:space="0" w:color="auto"/>
            </w:tcBorders>
          </w:tcPr>
          <w:p w:rsidR="000C1BC5" w:rsidRPr="00A239B1" w:rsidRDefault="000C1BC5" w:rsidP="00053F8B">
            <w:pPr>
              <w:keepNext/>
              <w:spacing w:before="0"/>
              <w:rPr>
                <w:rFonts w:asciiTheme="minorHAnsi" w:hAnsiTheme="minorHAnsi" w:cs="TimesNewRomanPS-BoldMT"/>
                <w:bCs/>
              </w:rPr>
            </w:pPr>
            <w:r>
              <w:rPr>
                <w:color w:val="222222"/>
                <w:shd w:val="clear" w:color="auto" w:fill="FFFFFF"/>
              </w:rPr>
              <w:t>Data block identifier</w:t>
            </w:r>
          </w:p>
        </w:tc>
      </w:tr>
      <w:tr w:rsidR="000C1BC5" w:rsidTr="000C1BC5">
        <w:tc>
          <w:tcPr>
            <w:tcW w:w="1496" w:type="pct"/>
            <w:tcBorders>
              <w:top w:val="single" w:sz="4" w:space="0" w:color="auto"/>
              <w:bottom w:val="single" w:sz="4" w:space="0" w:color="auto"/>
            </w:tcBorders>
          </w:tcPr>
          <w:p w:rsidR="000C1BC5" w:rsidRDefault="000C1BC5" w:rsidP="002F6167">
            <w:pPr>
              <w:spacing w:before="0"/>
              <w:rPr>
                <w:rFonts w:asciiTheme="minorHAnsi" w:eastAsia="Arial Unicode MS" w:hAnsiTheme="minorHAnsi"/>
              </w:rPr>
            </w:pPr>
            <w:proofErr w:type="spellStart"/>
            <w:r>
              <w:rPr>
                <w:rFonts w:asciiTheme="minorHAnsi" w:eastAsia="Arial Unicode MS" w:hAnsiTheme="minorHAnsi"/>
              </w:rPr>
              <w:t>crypto_ob_</w:t>
            </w:r>
            <w:proofErr w:type="gramStart"/>
            <w:r>
              <w:rPr>
                <w:rFonts w:asciiTheme="minorHAnsi" w:eastAsia="Arial Unicode MS" w:hAnsiTheme="minorHAnsi"/>
              </w:rPr>
              <w:t>out.</w:t>
            </w:r>
            <w:r w:rsidRPr="004B0D55">
              <w:rPr>
                <w:rFonts w:asciiTheme="minorHAnsi" w:eastAsia="Arial Unicode MS" w:hAnsiTheme="minorHAnsi"/>
                <w:b/>
              </w:rPr>
              <w:t>tuser</w:t>
            </w:r>
            <w:proofErr w:type="spellEnd"/>
            <w:proofErr w:type="gramEnd"/>
            <w:r w:rsidRPr="004B0D55">
              <w:rPr>
                <w:rFonts w:asciiTheme="minorHAnsi" w:eastAsia="Arial Unicode MS" w:hAnsiTheme="minorHAnsi"/>
                <w:b/>
              </w:rPr>
              <w:t>[7:0]</w:t>
            </w:r>
          </w:p>
        </w:tc>
        <w:tc>
          <w:tcPr>
            <w:tcW w:w="624" w:type="pct"/>
            <w:tcBorders>
              <w:top w:val="single" w:sz="4" w:space="0" w:color="auto"/>
              <w:bottom w:val="single" w:sz="4" w:space="0" w:color="auto"/>
            </w:tcBorders>
          </w:tcPr>
          <w:p w:rsidR="000C1BC5" w:rsidRDefault="000C1BC5" w:rsidP="002F6167">
            <w:pPr>
              <w:spacing w:before="0"/>
              <w:rPr>
                <w:rFonts w:asciiTheme="minorHAnsi" w:eastAsia="Arial Unicode MS" w:hAnsiTheme="minorHAnsi"/>
              </w:rPr>
            </w:pPr>
            <w:r>
              <w:rPr>
                <w:rFonts w:asciiTheme="minorHAnsi" w:eastAsia="Arial Unicode MS" w:hAnsiTheme="minorHAnsi"/>
              </w:rPr>
              <w:t>Output</w:t>
            </w:r>
          </w:p>
        </w:tc>
        <w:tc>
          <w:tcPr>
            <w:tcW w:w="2880" w:type="pct"/>
            <w:tcBorders>
              <w:top w:val="single" w:sz="4" w:space="0" w:color="auto"/>
              <w:bottom w:val="single" w:sz="4" w:space="0" w:color="auto"/>
            </w:tcBorders>
          </w:tcPr>
          <w:p w:rsidR="000C1BC5" w:rsidRDefault="000C1BC5" w:rsidP="00053F8B">
            <w:pPr>
              <w:pStyle w:val="m-4185299007064358885body"/>
              <w:shd w:val="clear" w:color="auto" w:fill="FFFFFF"/>
              <w:spacing w:before="0" w:beforeAutospacing="0" w:after="0" w:afterAutospacing="0"/>
              <w:rPr>
                <w:rFonts w:ascii="Calibri" w:hAnsi="Calibri"/>
                <w:color w:val="222222"/>
              </w:rPr>
            </w:pPr>
            <w:proofErr w:type="gramStart"/>
            <w:r>
              <w:rPr>
                <w:rFonts w:ascii="Calibri" w:hAnsi="Calibri"/>
                <w:color w:val="222222"/>
              </w:rPr>
              <w:t>TUSER[</w:t>
            </w:r>
            <w:proofErr w:type="gramEnd"/>
            <w:r>
              <w:rPr>
                <w:rFonts w:ascii="Calibri" w:hAnsi="Calibri"/>
                <w:color w:val="222222"/>
              </w:rPr>
              <w:t>0] : Start of TLV (first beat)</w:t>
            </w:r>
          </w:p>
          <w:p w:rsidR="000C1BC5" w:rsidRDefault="000C1BC5" w:rsidP="00053F8B">
            <w:pPr>
              <w:pStyle w:val="m-4185299007064358885body"/>
              <w:shd w:val="clear" w:color="auto" w:fill="FFFFFF"/>
              <w:spacing w:before="0" w:beforeAutospacing="0" w:after="0" w:afterAutospacing="0"/>
              <w:rPr>
                <w:rFonts w:ascii="Calibri" w:hAnsi="Calibri"/>
                <w:color w:val="222222"/>
              </w:rPr>
            </w:pPr>
            <w:proofErr w:type="gramStart"/>
            <w:r>
              <w:rPr>
                <w:rFonts w:ascii="Calibri" w:hAnsi="Calibri"/>
                <w:color w:val="222222"/>
              </w:rPr>
              <w:t>TUSER[</w:t>
            </w:r>
            <w:proofErr w:type="gramEnd"/>
            <w:r>
              <w:rPr>
                <w:rFonts w:ascii="Calibri" w:hAnsi="Calibri"/>
                <w:color w:val="222222"/>
              </w:rPr>
              <w:t>1] : End of TLV (last beat)</w:t>
            </w:r>
          </w:p>
          <w:p w:rsidR="000C1BC5" w:rsidRPr="00DE4F19" w:rsidRDefault="000C1BC5" w:rsidP="00053F8B">
            <w:pPr>
              <w:pStyle w:val="m-4185299007064358885body"/>
              <w:shd w:val="clear" w:color="auto" w:fill="FFFFFF"/>
              <w:spacing w:before="0" w:beforeAutospacing="0" w:after="0" w:afterAutospacing="0"/>
              <w:rPr>
                <w:rFonts w:ascii="Calibri" w:hAnsi="Calibri"/>
                <w:color w:val="222222"/>
              </w:rPr>
            </w:pPr>
            <w:proofErr w:type="gramStart"/>
            <w:r>
              <w:rPr>
                <w:rFonts w:ascii="Calibri" w:hAnsi="Calibri"/>
                <w:color w:val="222222"/>
              </w:rPr>
              <w:t>TUSER[</w:t>
            </w:r>
            <w:proofErr w:type="gramEnd"/>
            <w:r>
              <w:rPr>
                <w:rFonts w:ascii="Calibri" w:hAnsi="Calibri"/>
                <w:color w:val="222222"/>
              </w:rPr>
              <w:t>7:2] : All 0</w:t>
            </w:r>
          </w:p>
        </w:tc>
      </w:tr>
    </w:tbl>
    <w:p w:rsidR="00475C78" w:rsidRDefault="00475C78" w:rsidP="00312DD4">
      <w:pPr>
        <w:pStyle w:val="Caption"/>
      </w:pPr>
      <w:bookmarkStart w:id="17" w:name="_Toc536792111"/>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4</w:t>
      </w:r>
      <w:r w:rsidR="00AC3548">
        <w:rPr>
          <w:noProof/>
        </w:rPr>
        <w:fldChar w:fldCharType="end"/>
      </w:r>
      <w:r w:rsidR="0042232A">
        <w:rPr>
          <w:noProof/>
        </w:rPr>
        <w:t xml:space="preserve"> -</w:t>
      </w:r>
      <w:r>
        <w:t xml:space="preserve"> AXI-4 Crypto Stream Master Interface</w:t>
      </w:r>
      <w:bookmarkEnd w:id="17"/>
    </w:p>
    <w:p w:rsidR="00475C78" w:rsidRDefault="00475C78" w:rsidP="00475C78"/>
    <w:p w:rsidR="00475C78" w:rsidRDefault="00475C78" w:rsidP="00475C78"/>
    <w:p w:rsidR="00475C78" w:rsidRDefault="00475C78" w:rsidP="00475C78"/>
    <w:p w:rsidR="00475C78" w:rsidRDefault="00475C78" w:rsidP="00475C78"/>
    <w:p w:rsidR="00475C78" w:rsidRDefault="00475C78" w:rsidP="00475C78"/>
    <w:p w:rsidR="00475C78" w:rsidRDefault="00475C78" w:rsidP="00475C78"/>
    <w:p w:rsidR="00475C78" w:rsidRDefault="00475C78" w:rsidP="00475C78"/>
    <w:p w:rsidR="00475C78" w:rsidRDefault="00475C78" w:rsidP="00475C78">
      <w:pPr>
        <w:pStyle w:val="Heading3"/>
      </w:pPr>
      <w:bookmarkStart w:id="18" w:name="_Toc536792044"/>
      <w:r>
        <w:t>RBUS Slave Register Interface</w:t>
      </w:r>
      <w:bookmarkEnd w:id="18"/>
    </w:p>
    <w:p w:rsidR="00475C78" w:rsidRPr="00B25EAF" w:rsidRDefault="00475C78" w:rsidP="00475C78">
      <w:pPr>
        <w:pStyle w:val="Body"/>
      </w:pPr>
    </w:p>
    <w:tbl>
      <w:tblPr>
        <w:tblStyle w:val="TableGrid"/>
        <w:tblW w:w="0" w:type="auto"/>
        <w:tblLook w:val="0720" w:firstRow="1" w:lastRow="0" w:firstColumn="0" w:lastColumn="1" w:noHBand="1" w:noVBand="1"/>
      </w:tblPr>
      <w:tblGrid>
        <w:gridCol w:w="2820"/>
        <w:gridCol w:w="1866"/>
        <w:gridCol w:w="5204"/>
      </w:tblGrid>
      <w:tr w:rsidR="00475C78" w:rsidRPr="00520306" w:rsidTr="002F6167">
        <w:trPr>
          <w:trHeight w:val="233"/>
        </w:trPr>
        <w:tc>
          <w:tcPr>
            <w:tcW w:w="2358" w:type="dxa"/>
            <w:shd w:val="clear" w:color="auto" w:fill="D9D9D9" w:themeFill="background1" w:themeFillShade="D9"/>
            <w:vAlign w:val="center"/>
          </w:tcPr>
          <w:p w:rsidR="00475C78" w:rsidRPr="00520306" w:rsidRDefault="00475C78" w:rsidP="002F6167">
            <w:pPr>
              <w:pStyle w:val="Body"/>
              <w:spacing w:before="0"/>
              <w:rPr>
                <w:b/>
              </w:rPr>
            </w:pPr>
            <w:r>
              <w:rPr>
                <w:b/>
              </w:rPr>
              <w:t>Signal Name</w:t>
            </w:r>
          </w:p>
        </w:tc>
        <w:tc>
          <w:tcPr>
            <w:tcW w:w="1980" w:type="dxa"/>
            <w:shd w:val="clear" w:color="auto" w:fill="D9D9D9" w:themeFill="background1" w:themeFillShade="D9"/>
            <w:vAlign w:val="center"/>
          </w:tcPr>
          <w:p w:rsidR="00475C78" w:rsidRPr="00520306" w:rsidRDefault="00475C78" w:rsidP="002F6167">
            <w:pPr>
              <w:pStyle w:val="Body"/>
              <w:spacing w:before="0"/>
              <w:rPr>
                <w:b/>
              </w:rPr>
            </w:pPr>
            <w:r w:rsidRPr="00520306">
              <w:rPr>
                <w:b/>
              </w:rPr>
              <w:t>Direction</w:t>
            </w:r>
          </w:p>
        </w:tc>
        <w:tc>
          <w:tcPr>
            <w:tcW w:w="5778" w:type="dxa"/>
            <w:shd w:val="clear" w:color="auto" w:fill="D9D9D9" w:themeFill="background1" w:themeFillShade="D9"/>
            <w:vAlign w:val="center"/>
          </w:tcPr>
          <w:p w:rsidR="00475C78" w:rsidRPr="00520306" w:rsidRDefault="00475C78" w:rsidP="002F6167">
            <w:pPr>
              <w:pStyle w:val="Body"/>
              <w:spacing w:before="0"/>
              <w:rPr>
                <w:b/>
              </w:rPr>
            </w:pPr>
            <w:r>
              <w:rPr>
                <w:b/>
              </w:rPr>
              <w:t>Function</w:t>
            </w:r>
          </w:p>
        </w:tc>
      </w:tr>
      <w:tr w:rsidR="00475C78" w:rsidRPr="00520306" w:rsidTr="002F6167">
        <w:tc>
          <w:tcPr>
            <w:tcW w:w="2358" w:type="dxa"/>
          </w:tcPr>
          <w:p w:rsidR="00475C78" w:rsidRPr="00137913" w:rsidRDefault="00475C78" w:rsidP="002F6167">
            <w:pPr>
              <w:pStyle w:val="Table"/>
              <w:rPr>
                <w:rFonts w:asciiTheme="minorHAnsi" w:hAnsiTheme="minorHAnsi"/>
                <w:sz w:val="24"/>
              </w:rPr>
            </w:pPr>
            <w:proofErr w:type="spellStart"/>
            <w:r w:rsidRPr="00B409DF">
              <w:rPr>
                <w:rFonts w:asciiTheme="minorHAnsi" w:hAnsiTheme="minorHAnsi"/>
                <w:sz w:val="24"/>
              </w:rPr>
              <w:t>rbus_ring_</w:t>
            </w:r>
            <w:proofErr w:type="gramStart"/>
            <w:r w:rsidRPr="00B409DF">
              <w:rPr>
                <w:rFonts w:asciiTheme="minorHAnsi" w:hAnsiTheme="minorHAnsi"/>
                <w:sz w:val="24"/>
              </w:rPr>
              <w:t>i</w:t>
            </w:r>
            <w:r>
              <w:rPr>
                <w:rFonts w:asciiTheme="minorHAnsi" w:hAnsiTheme="minorHAnsi"/>
                <w:sz w:val="24"/>
              </w:rPr>
              <w:t>.</w:t>
            </w:r>
            <w:r w:rsidRPr="00B409DF">
              <w:rPr>
                <w:rFonts w:asciiTheme="minorHAnsi" w:hAnsiTheme="minorHAnsi"/>
                <w:b/>
                <w:sz w:val="24"/>
              </w:rPr>
              <w:t>addr</w:t>
            </w:r>
            <w:proofErr w:type="spellEnd"/>
            <w:proofErr w:type="gramEnd"/>
            <w:r>
              <w:rPr>
                <w:rFonts w:asciiTheme="minorHAnsi" w:hAnsiTheme="minorHAnsi"/>
                <w:b/>
                <w:sz w:val="24"/>
              </w:rPr>
              <w:t>[31</w:t>
            </w:r>
            <w:r w:rsidRPr="00B409DF">
              <w:rPr>
                <w:rFonts w:asciiTheme="minorHAnsi" w:hAnsiTheme="minorHAnsi"/>
                <w:b/>
                <w:sz w:val="24"/>
              </w:rPr>
              <w:t>:0]</w:t>
            </w:r>
          </w:p>
        </w:tc>
        <w:tc>
          <w:tcPr>
            <w:tcW w:w="1980" w:type="dxa"/>
          </w:tcPr>
          <w:p w:rsidR="00475C78" w:rsidRPr="00137913" w:rsidRDefault="00475C78" w:rsidP="002F6167">
            <w:pPr>
              <w:pStyle w:val="Table"/>
              <w:rPr>
                <w:rFonts w:asciiTheme="minorHAnsi" w:hAnsiTheme="minorHAnsi"/>
                <w:sz w:val="24"/>
              </w:rPr>
            </w:pPr>
            <w:r w:rsidRPr="00137913">
              <w:rPr>
                <w:rFonts w:asciiTheme="minorHAnsi" w:hAnsiTheme="minorHAnsi"/>
                <w:sz w:val="24"/>
              </w:rPr>
              <w:t>Input</w:t>
            </w:r>
          </w:p>
        </w:tc>
        <w:tc>
          <w:tcPr>
            <w:tcW w:w="5778" w:type="dxa"/>
          </w:tcPr>
          <w:p w:rsidR="00475C78" w:rsidRPr="00137913" w:rsidRDefault="00475C78" w:rsidP="002F6167">
            <w:pPr>
              <w:pStyle w:val="Table"/>
              <w:rPr>
                <w:rFonts w:asciiTheme="minorHAnsi" w:hAnsiTheme="minorHAnsi"/>
                <w:sz w:val="24"/>
              </w:rPr>
            </w:pPr>
            <w:r w:rsidRPr="00137913">
              <w:rPr>
                <w:rFonts w:asciiTheme="minorHAnsi" w:hAnsiTheme="minorHAnsi"/>
                <w:sz w:val="24"/>
              </w:rPr>
              <w:t xml:space="preserve">Byte Address. Note that address bits [1:0] are not </w:t>
            </w:r>
            <w:proofErr w:type="gramStart"/>
            <w:r w:rsidRPr="00137913">
              <w:rPr>
                <w:rFonts w:asciiTheme="minorHAnsi" w:hAnsiTheme="minorHAnsi"/>
                <w:sz w:val="24"/>
              </w:rPr>
              <w:t>significant, and</w:t>
            </w:r>
            <w:proofErr w:type="gramEnd"/>
            <w:r w:rsidRPr="00137913">
              <w:rPr>
                <w:rFonts w:asciiTheme="minorHAnsi" w:hAnsiTheme="minorHAnsi"/>
                <w:sz w:val="24"/>
              </w:rPr>
              <w:t xml:space="preserve"> are alw</w:t>
            </w:r>
            <w:r>
              <w:rPr>
                <w:rFonts w:asciiTheme="minorHAnsi" w:hAnsiTheme="minorHAnsi"/>
                <w:sz w:val="24"/>
              </w:rPr>
              <w:t>ays set to “00”.</w:t>
            </w:r>
          </w:p>
        </w:tc>
      </w:tr>
      <w:tr w:rsidR="00475C78" w:rsidRPr="00520306" w:rsidTr="002F6167">
        <w:tc>
          <w:tcPr>
            <w:tcW w:w="2358" w:type="dxa"/>
          </w:tcPr>
          <w:p w:rsidR="00475C78" w:rsidRPr="00137913" w:rsidRDefault="00475C78" w:rsidP="002F6167">
            <w:pPr>
              <w:pStyle w:val="Table"/>
              <w:rPr>
                <w:rFonts w:asciiTheme="minorHAnsi" w:hAnsiTheme="minorHAnsi"/>
                <w:sz w:val="24"/>
              </w:rPr>
            </w:pPr>
            <w:proofErr w:type="spellStart"/>
            <w:r w:rsidRPr="00B409DF">
              <w:rPr>
                <w:rFonts w:asciiTheme="minorHAnsi" w:hAnsiTheme="minorHAnsi"/>
                <w:sz w:val="24"/>
              </w:rPr>
              <w:t>rbus_ring_</w:t>
            </w:r>
            <w:proofErr w:type="gramStart"/>
            <w:r w:rsidRPr="00B409DF">
              <w:rPr>
                <w:rFonts w:asciiTheme="minorHAnsi" w:hAnsiTheme="minorHAnsi"/>
                <w:sz w:val="24"/>
              </w:rPr>
              <w:t>i</w:t>
            </w:r>
            <w:r>
              <w:rPr>
                <w:rFonts w:asciiTheme="minorHAnsi" w:hAnsiTheme="minorHAnsi"/>
                <w:sz w:val="24"/>
              </w:rPr>
              <w:t>.</w:t>
            </w:r>
            <w:r w:rsidRPr="00B409DF">
              <w:rPr>
                <w:rFonts w:asciiTheme="minorHAnsi" w:hAnsiTheme="minorHAnsi"/>
                <w:b/>
                <w:sz w:val="24"/>
              </w:rPr>
              <w:t>wr</w:t>
            </w:r>
            <w:proofErr w:type="gramEnd"/>
            <w:r w:rsidRPr="00B409DF">
              <w:rPr>
                <w:rFonts w:asciiTheme="minorHAnsi" w:hAnsiTheme="minorHAnsi"/>
                <w:b/>
                <w:sz w:val="24"/>
              </w:rPr>
              <w:t>_data</w:t>
            </w:r>
            <w:proofErr w:type="spellEnd"/>
            <w:r w:rsidRPr="00B409DF">
              <w:rPr>
                <w:rFonts w:asciiTheme="minorHAnsi" w:hAnsiTheme="minorHAnsi"/>
                <w:b/>
                <w:sz w:val="24"/>
              </w:rPr>
              <w:t>[31:0]</w:t>
            </w:r>
          </w:p>
        </w:tc>
        <w:tc>
          <w:tcPr>
            <w:tcW w:w="1980" w:type="dxa"/>
          </w:tcPr>
          <w:p w:rsidR="00475C78" w:rsidRPr="00137913" w:rsidRDefault="00475C78" w:rsidP="002F6167">
            <w:pPr>
              <w:pStyle w:val="Table"/>
              <w:rPr>
                <w:rFonts w:asciiTheme="minorHAnsi" w:hAnsiTheme="minorHAnsi"/>
                <w:sz w:val="24"/>
              </w:rPr>
            </w:pPr>
            <w:r w:rsidRPr="00137913">
              <w:rPr>
                <w:rFonts w:asciiTheme="minorHAnsi" w:hAnsiTheme="minorHAnsi"/>
                <w:sz w:val="24"/>
              </w:rPr>
              <w:t>Input</w:t>
            </w:r>
          </w:p>
        </w:tc>
        <w:tc>
          <w:tcPr>
            <w:tcW w:w="5778" w:type="dxa"/>
          </w:tcPr>
          <w:p w:rsidR="00475C78" w:rsidRPr="00137913" w:rsidRDefault="00475C78" w:rsidP="002F6167">
            <w:pPr>
              <w:pStyle w:val="Table"/>
              <w:rPr>
                <w:rFonts w:asciiTheme="minorHAnsi" w:hAnsiTheme="minorHAnsi"/>
                <w:sz w:val="24"/>
              </w:rPr>
            </w:pPr>
            <w:r>
              <w:rPr>
                <w:rFonts w:asciiTheme="minorHAnsi" w:hAnsiTheme="minorHAnsi"/>
                <w:sz w:val="24"/>
              </w:rPr>
              <w:t>Write Data.</w:t>
            </w:r>
          </w:p>
        </w:tc>
      </w:tr>
      <w:tr w:rsidR="00475C78" w:rsidRPr="00520306" w:rsidTr="002F6167">
        <w:tc>
          <w:tcPr>
            <w:tcW w:w="2358" w:type="dxa"/>
          </w:tcPr>
          <w:p w:rsidR="00475C78" w:rsidRPr="00137913" w:rsidRDefault="00475C78" w:rsidP="002F6167">
            <w:pPr>
              <w:pStyle w:val="Table"/>
              <w:rPr>
                <w:rFonts w:asciiTheme="minorHAnsi" w:hAnsiTheme="minorHAnsi"/>
                <w:sz w:val="24"/>
              </w:rPr>
            </w:pPr>
            <w:proofErr w:type="spellStart"/>
            <w:r>
              <w:rPr>
                <w:rFonts w:asciiTheme="minorHAnsi" w:hAnsiTheme="minorHAnsi"/>
                <w:sz w:val="24"/>
              </w:rPr>
              <w:t>rbus_ring_</w:t>
            </w:r>
            <w:proofErr w:type="gramStart"/>
            <w:r>
              <w:rPr>
                <w:rFonts w:asciiTheme="minorHAnsi" w:hAnsiTheme="minorHAnsi"/>
                <w:sz w:val="24"/>
              </w:rPr>
              <w:t>o.</w:t>
            </w:r>
            <w:r w:rsidRPr="00B409DF">
              <w:rPr>
                <w:rFonts w:asciiTheme="minorHAnsi" w:hAnsiTheme="minorHAnsi"/>
                <w:b/>
                <w:sz w:val="24"/>
              </w:rPr>
              <w:t>rd</w:t>
            </w:r>
            <w:proofErr w:type="gramEnd"/>
            <w:r w:rsidRPr="00B409DF">
              <w:rPr>
                <w:rFonts w:asciiTheme="minorHAnsi" w:hAnsiTheme="minorHAnsi"/>
                <w:b/>
                <w:sz w:val="24"/>
              </w:rPr>
              <w:t>_data</w:t>
            </w:r>
            <w:proofErr w:type="spellEnd"/>
            <w:r w:rsidRPr="00B409DF">
              <w:rPr>
                <w:rFonts w:asciiTheme="minorHAnsi" w:hAnsiTheme="minorHAnsi"/>
                <w:b/>
                <w:sz w:val="24"/>
              </w:rPr>
              <w:t>[31:0]</w:t>
            </w:r>
          </w:p>
        </w:tc>
        <w:tc>
          <w:tcPr>
            <w:tcW w:w="1980" w:type="dxa"/>
          </w:tcPr>
          <w:p w:rsidR="00475C78" w:rsidRPr="00137913" w:rsidRDefault="00475C78" w:rsidP="002F6167">
            <w:pPr>
              <w:pStyle w:val="Table"/>
              <w:rPr>
                <w:rFonts w:asciiTheme="minorHAnsi" w:hAnsiTheme="minorHAnsi"/>
                <w:sz w:val="24"/>
              </w:rPr>
            </w:pPr>
            <w:r w:rsidRPr="00137913">
              <w:rPr>
                <w:rFonts w:asciiTheme="minorHAnsi" w:hAnsiTheme="minorHAnsi"/>
                <w:sz w:val="24"/>
              </w:rPr>
              <w:t>Output</w:t>
            </w:r>
          </w:p>
        </w:tc>
        <w:tc>
          <w:tcPr>
            <w:tcW w:w="5778" w:type="dxa"/>
          </w:tcPr>
          <w:p w:rsidR="00475C78" w:rsidRPr="00137913" w:rsidRDefault="00475C78" w:rsidP="002F6167">
            <w:pPr>
              <w:pStyle w:val="Table"/>
              <w:rPr>
                <w:rFonts w:asciiTheme="minorHAnsi" w:hAnsiTheme="minorHAnsi"/>
                <w:sz w:val="24"/>
              </w:rPr>
            </w:pPr>
            <w:r>
              <w:rPr>
                <w:rFonts w:asciiTheme="minorHAnsi" w:hAnsiTheme="minorHAnsi"/>
                <w:sz w:val="24"/>
              </w:rPr>
              <w:t>Read Data</w:t>
            </w:r>
            <w:r w:rsidRPr="00137913">
              <w:rPr>
                <w:rFonts w:asciiTheme="minorHAnsi" w:hAnsiTheme="minorHAnsi"/>
                <w:sz w:val="24"/>
              </w:rPr>
              <w:t>.</w:t>
            </w:r>
          </w:p>
        </w:tc>
      </w:tr>
      <w:tr w:rsidR="00475C78" w:rsidRPr="00520306" w:rsidTr="002F6167">
        <w:tc>
          <w:tcPr>
            <w:tcW w:w="2358" w:type="dxa"/>
          </w:tcPr>
          <w:p w:rsidR="00475C78" w:rsidRPr="00137913" w:rsidRDefault="00475C78" w:rsidP="002F6167">
            <w:pPr>
              <w:pStyle w:val="Table"/>
              <w:rPr>
                <w:rFonts w:asciiTheme="minorHAnsi" w:hAnsiTheme="minorHAnsi"/>
                <w:sz w:val="24"/>
              </w:rPr>
            </w:pPr>
            <w:proofErr w:type="spellStart"/>
            <w:r w:rsidRPr="00B409DF">
              <w:rPr>
                <w:rFonts w:asciiTheme="minorHAnsi" w:hAnsiTheme="minorHAnsi"/>
                <w:sz w:val="24"/>
              </w:rPr>
              <w:t>rbus_ring_</w:t>
            </w:r>
            <w:proofErr w:type="gramStart"/>
            <w:r w:rsidRPr="00B409DF">
              <w:rPr>
                <w:rFonts w:asciiTheme="minorHAnsi" w:hAnsiTheme="minorHAnsi"/>
                <w:sz w:val="24"/>
              </w:rPr>
              <w:t>i</w:t>
            </w:r>
            <w:r>
              <w:rPr>
                <w:rFonts w:asciiTheme="minorHAnsi" w:hAnsiTheme="minorHAnsi"/>
                <w:sz w:val="24"/>
              </w:rPr>
              <w:t>.</w:t>
            </w:r>
            <w:r w:rsidRPr="00B409DF">
              <w:rPr>
                <w:rFonts w:asciiTheme="minorHAnsi" w:hAnsiTheme="minorHAnsi"/>
                <w:b/>
                <w:sz w:val="24"/>
              </w:rPr>
              <w:t>wr</w:t>
            </w:r>
            <w:proofErr w:type="gramEnd"/>
            <w:r w:rsidRPr="00B409DF">
              <w:rPr>
                <w:rFonts w:asciiTheme="minorHAnsi" w:hAnsiTheme="minorHAnsi"/>
                <w:b/>
                <w:sz w:val="24"/>
              </w:rPr>
              <w:t>_strb</w:t>
            </w:r>
            <w:proofErr w:type="spellEnd"/>
          </w:p>
        </w:tc>
        <w:tc>
          <w:tcPr>
            <w:tcW w:w="1980" w:type="dxa"/>
          </w:tcPr>
          <w:p w:rsidR="00475C78" w:rsidRPr="00137913" w:rsidRDefault="00475C78" w:rsidP="002F6167">
            <w:pPr>
              <w:pStyle w:val="Table"/>
              <w:rPr>
                <w:rFonts w:asciiTheme="minorHAnsi" w:hAnsiTheme="minorHAnsi"/>
                <w:sz w:val="24"/>
              </w:rPr>
            </w:pPr>
            <w:r w:rsidRPr="00137913">
              <w:rPr>
                <w:rFonts w:asciiTheme="minorHAnsi" w:hAnsiTheme="minorHAnsi"/>
                <w:sz w:val="24"/>
              </w:rPr>
              <w:t>Input</w:t>
            </w:r>
          </w:p>
        </w:tc>
        <w:tc>
          <w:tcPr>
            <w:tcW w:w="5778" w:type="dxa"/>
          </w:tcPr>
          <w:p w:rsidR="00475C78" w:rsidRPr="00137913" w:rsidRDefault="00475C78" w:rsidP="002F6167">
            <w:pPr>
              <w:pStyle w:val="Table"/>
              <w:rPr>
                <w:rFonts w:asciiTheme="minorHAnsi" w:hAnsiTheme="minorHAnsi"/>
                <w:sz w:val="24"/>
              </w:rPr>
            </w:pPr>
            <w:r>
              <w:rPr>
                <w:rFonts w:asciiTheme="minorHAnsi" w:hAnsiTheme="minorHAnsi"/>
                <w:sz w:val="24"/>
              </w:rPr>
              <w:t>W</w:t>
            </w:r>
            <w:r w:rsidRPr="00137913">
              <w:rPr>
                <w:rFonts w:asciiTheme="minorHAnsi" w:hAnsiTheme="minorHAnsi"/>
                <w:sz w:val="24"/>
              </w:rPr>
              <w:t xml:space="preserve">rite strobe indicates the start of a write transaction. </w:t>
            </w:r>
          </w:p>
        </w:tc>
      </w:tr>
      <w:tr w:rsidR="00475C78" w:rsidRPr="00520306" w:rsidTr="002F6167">
        <w:tc>
          <w:tcPr>
            <w:tcW w:w="2358" w:type="dxa"/>
          </w:tcPr>
          <w:p w:rsidR="00475C78" w:rsidRPr="00137913" w:rsidRDefault="00475C78" w:rsidP="002F6167">
            <w:pPr>
              <w:pStyle w:val="Table"/>
              <w:rPr>
                <w:rFonts w:asciiTheme="minorHAnsi" w:hAnsiTheme="minorHAnsi"/>
                <w:sz w:val="24"/>
              </w:rPr>
            </w:pPr>
            <w:proofErr w:type="spellStart"/>
            <w:r w:rsidRPr="00B409DF">
              <w:rPr>
                <w:rFonts w:asciiTheme="minorHAnsi" w:hAnsiTheme="minorHAnsi"/>
                <w:sz w:val="24"/>
              </w:rPr>
              <w:t>rbus_ring_</w:t>
            </w:r>
            <w:proofErr w:type="gramStart"/>
            <w:r w:rsidRPr="00B409DF">
              <w:rPr>
                <w:rFonts w:asciiTheme="minorHAnsi" w:hAnsiTheme="minorHAnsi"/>
                <w:sz w:val="24"/>
              </w:rPr>
              <w:t>i</w:t>
            </w:r>
            <w:r>
              <w:rPr>
                <w:rFonts w:asciiTheme="minorHAnsi" w:hAnsiTheme="minorHAnsi"/>
                <w:sz w:val="24"/>
              </w:rPr>
              <w:t>.</w:t>
            </w:r>
            <w:r w:rsidRPr="00B409DF">
              <w:rPr>
                <w:rFonts w:asciiTheme="minorHAnsi" w:hAnsiTheme="minorHAnsi"/>
                <w:b/>
                <w:sz w:val="24"/>
              </w:rPr>
              <w:t>rd</w:t>
            </w:r>
            <w:proofErr w:type="gramEnd"/>
            <w:r w:rsidRPr="00B409DF">
              <w:rPr>
                <w:rFonts w:asciiTheme="minorHAnsi" w:hAnsiTheme="minorHAnsi"/>
                <w:b/>
                <w:sz w:val="24"/>
              </w:rPr>
              <w:t>_strb</w:t>
            </w:r>
            <w:proofErr w:type="spellEnd"/>
          </w:p>
        </w:tc>
        <w:tc>
          <w:tcPr>
            <w:tcW w:w="1980" w:type="dxa"/>
          </w:tcPr>
          <w:p w:rsidR="00475C78" w:rsidRPr="00137913" w:rsidRDefault="00475C78" w:rsidP="002F6167">
            <w:pPr>
              <w:pStyle w:val="Table"/>
              <w:rPr>
                <w:rFonts w:asciiTheme="minorHAnsi" w:hAnsiTheme="minorHAnsi"/>
                <w:sz w:val="24"/>
              </w:rPr>
            </w:pPr>
            <w:r w:rsidRPr="00137913">
              <w:rPr>
                <w:rFonts w:asciiTheme="minorHAnsi" w:hAnsiTheme="minorHAnsi"/>
                <w:sz w:val="24"/>
              </w:rPr>
              <w:t>Input</w:t>
            </w:r>
          </w:p>
        </w:tc>
        <w:tc>
          <w:tcPr>
            <w:tcW w:w="5778" w:type="dxa"/>
          </w:tcPr>
          <w:p w:rsidR="00475C78" w:rsidRPr="00137913" w:rsidRDefault="00475C78" w:rsidP="002F6167">
            <w:pPr>
              <w:pStyle w:val="Table"/>
              <w:rPr>
                <w:rFonts w:asciiTheme="minorHAnsi" w:hAnsiTheme="minorHAnsi"/>
                <w:sz w:val="24"/>
              </w:rPr>
            </w:pPr>
            <w:r>
              <w:rPr>
                <w:rFonts w:asciiTheme="minorHAnsi" w:hAnsiTheme="minorHAnsi"/>
                <w:sz w:val="24"/>
              </w:rPr>
              <w:t>R</w:t>
            </w:r>
            <w:r w:rsidRPr="00137913">
              <w:rPr>
                <w:rFonts w:asciiTheme="minorHAnsi" w:hAnsiTheme="minorHAnsi"/>
                <w:sz w:val="24"/>
              </w:rPr>
              <w:t xml:space="preserve">ead strobe indicates the start of a read transaction. </w:t>
            </w:r>
          </w:p>
        </w:tc>
      </w:tr>
      <w:tr w:rsidR="00475C78" w:rsidRPr="00520306" w:rsidTr="002F6167">
        <w:tc>
          <w:tcPr>
            <w:tcW w:w="2358" w:type="dxa"/>
          </w:tcPr>
          <w:p w:rsidR="00475C78" w:rsidRPr="00137913" w:rsidRDefault="00475C78" w:rsidP="002F6167">
            <w:pPr>
              <w:pStyle w:val="Table"/>
              <w:rPr>
                <w:rFonts w:asciiTheme="minorHAnsi" w:hAnsiTheme="minorHAnsi"/>
                <w:sz w:val="24"/>
              </w:rPr>
            </w:pPr>
            <w:proofErr w:type="spellStart"/>
            <w:r>
              <w:rPr>
                <w:rFonts w:asciiTheme="minorHAnsi" w:hAnsiTheme="minorHAnsi"/>
                <w:sz w:val="24"/>
              </w:rPr>
              <w:t>rbus_ring_o.</w:t>
            </w:r>
            <w:r w:rsidRPr="00B409DF">
              <w:rPr>
                <w:rFonts w:asciiTheme="minorHAnsi" w:hAnsiTheme="minorHAnsi"/>
                <w:b/>
                <w:sz w:val="24"/>
              </w:rPr>
              <w:t>ack</w:t>
            </w:r>
            <w:proofErr w:type="spellEnd"/>
          </w:p>
        </w:tc>
        <w:tc>
          <w:tcPr>
            <w:tcW w:w="1980" w:type="dxa"/>
          </w:tcPr>
          <w:p w:rsidR="00475C78" w:rsidRPr="00137913" w:rsidRDefault="00475C78" w:rsidP="002F6167">
            <w:pPr>
              <w:pStyle w:val="Table"/>
              <w:rPr>
                <w:rFonts w:asciiTheme="minorHAnsi" w:hAnsiTheme="minorHAnsi"/>
                <w:sz w:val="24"/>
              </w:rPr>
            </w:pPr>
            <w:r w:rsidRPr="00137913">
              <w:rPr>
                <w:rFonts w:asciiTheme="minorHAnsi" w:hAnsiTheme="minorHAnsi"/>
                <w:sz w:val="24"/>
              </w:rPr>
              <w:t>Output</w:t>
            </w:r>
          </w:p>
        </w:tc>
        <w:tc>
          <w:tcPr>
            <w:tcW w:w="5778" w:type="dxa"/>
          </w:tcPr>
          <w:p w:rsidR="00475C78" w:rsidRPr="00137913" w:rsidRDefault="00475C78" w:rsidP="002F6167">
            <w:pPr>
              <w:pStyle w:val="Table"/>
              <w:rPr>
                <w:rFonts w:asciiTheme="minorHAnsi" w:hAnsiTheme="minorHAnsi"/>
                <w:sz w:val="24"/>
              </w:rPr>
            </w:pPr>
            <w:r>
              <w:rPr>
                <w:rFonts w:asciiTheme="minorHAnsi" w:hAnsiTheme="minorHAnsi"/>
                <w:sz w:val="24"/>
              </w:rPr>
              <w:t>A</w:t>
            </w:r>
            <w:r w:rsidRPr="00137913">
              <w:rPr>
                <w:rFonts w:asciiTheme="minorHAnsi" w:hAnsiTheme="minorHAnsi"/>
                <w:sz w:val="24"/>
              </w:rPr>
              <w:t>cknowledge indicates the end of a transaction (read or write)</w:t>
            </w:r>
            <w:r>
              <w:rPr>
                <w:rFonts w:asciiTheme="minorHAnsi" w:hAnsiTheme="minorHAnsi"/>
                <w:sz w:val="24"/>
              </w:rPr>
              <w:t>.</w:t>
            </w:r>
          </w:p>
        </w:tc>
      </w:tr>
      <w:tr w:rsidR="00475C78" w:rsidRPr="00520306" w:rsidTr="002F6167">
        <w:tc>
          <w:tcPr>
            <w:tcW w:w="2358" w:type="dxa"/>
          </w:tcPr>
          <w:p w:rsidR="00475C78" w:rsidRPr="00137913" w:rsidRDefault="00475C78" w:rsidP="002F6167">
            <w:pPr>
              <w:pStyle w:val="Table"/>
              <w:rPr>
                <w:rFonts w:asciiTheme="minorHAnsi" w:hAnsiTheme="minorHAnsi"/>
                <w:sz w:val="24"/>
              </w:rPr>
            </w:pPr>
            <w:proofErr w:type="spellStart"/>
            <w:r>
              <w:rPr>
                <w:rFonts w:asciiTheme="minorHAnsi" w:hAnsiTheme="minorHAnsi"/>
                <w:sz w:val="24"/>
              </w:rPr>
              <w:t>rbus_ring_o.</w:t>
            </w:r>
            <w:r w:rsidRPr="00B409DF">
              <w:rPr>
                <w:rFonts w:asciiTheme="minorHAnsi" w:hAnsiTheme="minorHAnsi"/>
                <w:b/>
                <w:sz w:val="24"/>
              </w:rPr>
              <w:t>err_ack</w:t>
            </w:r>
            <w:proofErr w:type="spellEnd"/>
          </w:p>
        </w:tc>
        <w:tc>
          <w:tcPr>
            <w:tcW w:w="1980" w:type="dxa"/>
          </w:tcPr>
          <w:p w:rsidR="00475C78" w:rsidRPr="00137913" w:rsidRDefault="00475C78" w:rsidP="002F6167">
            <w:pPr>
              <w:pStyle w:val="Table"/>
              <w:rPr>
                <w:rFonts w:asciiTheme="minorHAnsi" w:hAnsiTheme="minorHAnsi"/>
                <w:sz w:val="24"/>
              </w:rPr>
            </w:pPr>
            <w:r w:rsidRPr="00137913">
              <w:rPr>
                <w:rFonts w:asciiTheme="minorHAnsi" w:hAnsiTheme="minorHAnsi"/>
                <w:sz w:val="24"/>
              </w:rPr>
              <w:t>Output</w:t>
            </w:r>
          </w:p>
        </w:tc>
        <w:tc>
          <w:tcPr>
            <w:tcW w:w="5778" w:type="dxa"/>
          </w:tcPr>
          <w:p w:rsidR="00475C78" w:rsidRPr="00137913" w:rsidRDefault="00475C78" w:rsidP="002F6167">
            <w:pPr>
              <w:pStyle w:val="Table"/>
              <w:rPr>
                <w:rFonts w:asciiTheme="minorHAnsi" w:hAnsiTheme="minorHAnsi"/>
                <w:sz w:val="24"/>
              </w:rPr>
            </w:pPr>
            <w:r w:rsidRPr="00137913">
              <w:rPr>
                <w:rFonts w:asciiTheme="minorHAnsi" w:hAnsiTheme="minorHAnsi"/>
                <w:sz w:val="24"/>
              </w:rPr>
              <w:t>Indicates</w:t>
            </w:r>
            <w:r>
              <w:rPr>
                <w:rFonts w:asciiTheme="minorHAnsi" w:hAnsiTheme="minorHAnsi"/>
                <w:sz w:val="24"/>
              </w:rPr>
              <w:t xml:space="preserve"> that</w:t>
            </w:r>
            <w:r w:rsidRPr="00137913">
              <w:rPr>
                <w:rFonts w:asciiTheme="minorHAnsi" w:hAnsiTheme="minorHAnsi"/>
                <w:sz w:val="24"/>
              </w:rPr>
              <w:t xml:space="preserve"> </w:t>
            </w:r>
            <w:r>
              <w:rPr>
                <w:rFonts w:asciiTheme="minorHAnsi" w:hAnsiTheme="minorHAnsi"/>
                <w:sz w:val="24"/>
              </w:rPr>
              <w:t xml:space="preserve">the </w:t>
            </w:r>
            <w:r w:rsidRPr="00137913">
              <w:rPr>
                <w:rFonts w:asciiTheme="minorHAnsi" w:hAnsiTheme="minorHAnsi"/>
                <w:sz w:val="24"/>
              </w:rPr>
              <w:t xml:space="preserve">slave aborted </w:t>
            </w:r>
            <w:r>
              <w:rPr>
                <w:rFonts w:asciiTheme="minorHAnsi" w:hAnsiTheme="minorHAnsi"/>
                <w:sz w:val="24"/>
              </w:rPr>
              <w:t xml:space="preserve">the </w:t>
            </w:r>
            <w:r w:rsidRPr="00137913">
              <w:rPr>
                <w:rFonts w:asciiTheme="minorHAnsi" w:hAnsiTheme="minorHAnsi"/>
                <w:sz w:val="24"/>
              </w:rPr>
              <w:t>transaction due to error.</w:t>
            </w:r>
          </w:p>
        </w:tc>
      </w:tr>
    </w:tbl>
    <w:p w:rsidR="00475C78" w:rsidRDefault="00475C78" w:rsidP="00312DD4">
      <w:pPr>
        <w:pStyle w:val="Caption"/>
      </w:pPr>
      <w:bookmarkStart w:id="19" w:name="_Toc536792112"/>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5</w:t>
      </w:r>
      <w:r w:rsidR="00AC3548">
        <w:rPr>
          <w:noProof/>
        </w:rPr>
        <w:fldChar w:fldCharType="end"/>
      </w:r>
      <w:r w:rsidR="0042232A">
        <w:rPr>
          <w:noProof/>
        </w:rPr>
        <w:t xml:space="preserve"> - </w:t>
      </w:r>
      <w:r>
        <w:t>RBUS Slave Register Interface</w:t>
      </w:r>
      <w:bookmarkEnd w:id="19"/>
    </w:p>
    <w:p w:rsidR="00475C78" w:rsidRDefault="00475C78" w:rsidP="00475C78">
      <w:pPr>
        <w:pStyle w:val="Heading3"/>
      </w:pPr>
      <w:bookmarkStart w:id="20" w:name="_Toc536792045"/>
      <w:r>
        <w:t>RBUS Master Register Interface</w:t>
      </w:r>
      <w:bookmarkEnd w:id="20"/>
    </w:p>
    <w:p w:rsidR="00475C78" w:rsidRPr="00B25EAF" w:rsidRDefault="00475C78" w:rsidP="00475C78">
      <w:pPr>
        <w:pStyle w:val="Body"/>
      </w:pPr>
    </w:p>
    <w:tbl>
      <w:tblPr>
        <w:tblStyle w:val="TableGrid"/>
        <w:tblW w:w="0" w:type="auto"/>
        <w:tblLook w:val="0720" w:firstRow="1" w:lastRow="0" w:firstColumn="0" w:lastColumn="1" w:noHBand="1" w:noVBand="1"/>
      </w:tblPr>
      <w:tblGrid>
        <w:gridCol w:w="2870"/>
        <w:gridCol w:w="1857"/>
        <w:gridCol w:w="5163"/>
      </w:tblGrid>
      <w:tr w:rsidR="00475C78" w:rsidRPr="00520306" w:rsidTr="002F6167">
        <w:trPr>
          <w:trHeight w:val="233"/>
        </w:trPr>
        <w:tc>
          <w:tcPr>
            <w:tcW w:w="2358" w:type="dxa"/>
            <w:shd w:val="clear" w:color="auto" w:fill="D9D9D9" w:themeFill="background1" w:themeFillShade="D9"/>
            <w:vAlign w:val="center"/>
          </w:tcPr>
          <w:p w:rsidR="00475C78" w:rsidRPr="00520306" w:rsidRDefault="00475C78" w:rsidP="002F6167">
            <w:pPr>
              <w:pStyle w:val="Body"/>
              <w:spacing w:before="0"/>
              <w:rPr>
                <w:b/>
              </w:rPr>
            </w:pPr>
            <w:r>
              <w:rPr>
                <w:b/>
              </w:rPr>
              <w:t>Signal Name</w:t>
            </w:r>
          </w:p>
        </w:tc>
        <w:tc>
          <w:tcPr>
            <w:tcW w:w="1980" w:type="dxa"/>
            <w:shd w:val="clear" w:color="auto" w:fill="D9D9D9" w:themeFill="background1" w:themeFillShade="D9"/>
            <w:vAlign w:val="center"/>
          </w:tcPr>
          <w:p w:rsidR="00475C78" w:rsidRPr="00520306" w:rsidRDefault="00475C78" w:rsidP="002F6167">
            <w:pPr>
              <w:pStyle w:val="Body"/>
              <w:spacing w:before="0"/>
              <w:rPr>
                <w:b/>
              </w:rPr>
            </w:pPr>
            <w:r w:rsidRPr="00520306">
              <w:rPr>
                <w:b/>
              </w:rPr>
              <w:t>Direction</w:t>
            </w:r>
          </w:p>
        </w:tc>
        <w:tc>
          <w:tcPr>
            <w:tcW w:w="5778" w:type="dxa"/>
            <w:shd w:val="clear" w:color="auto" w:fill="D9D9D9" w:themeFill="background1" w:themeFillShade="D9"/>
            <w:vAlign w:val="center"/>
          </w:tcPr>
          <w:p w:rsidR="00475C78" w:rsidRPr="00520306" w:rsidRDefault="00475C78" w:rsidP="002F6167">
            <w:pPr>
              <w:pStyle w:val="Body"/>
              <w:spacing w:before="0"/>
              <w:rPr>
                <w:b/>
              </w:rPr>
            </w:pPr>
            <w:r>
              <w:rPr>
                <w:b/>
              </w:rPr>
              <w:t>Function</w:t>
            </w:r>
          </w:p>
        </w:tc>
      </w:tr>
      <w:tr w:rsidR="00475C78" w:rsidRPr="00520306" w:rsidTr="002F6167">
        <w:tc>
          <w:tcPr>
            <w:tcW w:w="2358" w:type="dxa"/>
          </w:tcPr>
          <w:p w:rsidR="00475C78" w:rsidRPr="00137913" w:rsidRDefault="00475C78" w:rsidP="002F6167">
            <w:pPr>
              <w:pStyle w:val="Table"/>
              <w:rPr>
                <w:rFonts w:asciiTheme="minorHAnsi" w:hAnsiTheme="minorHAnsi"/>
                <w:sz w:val="24"/>
              </w:rPr>
            </w:pPr>
            <w:proofErr w:type="spellStart"/>
            <w:r>
              <w:rPr>
                <w:rFonts w:asciiTheme="minorHAnsi" w:hAnsiTheme="minorHAnsi"/>
                <w:sz w:val="24"/>
              </w:rPr>
              <w:t>rbus_ring_</w:t>
            </w:r>
            <w:proofErr w:type="gramStart"/>
            <w:r>
              <w:rPr>
                <w:rFonts w:asciiTheme="minorHAnsi" w:hAnsiTheme="minorHAnsi"/>
                <w:sz w:val="24"/>
              </w:rPr>
              <w:t>o.</w:t>
            </w:r>
            <w:r w:rsidRPr="00B409DF">
              <w:rPr>
                <w:rFonts w:asciiTheme="minorHAnsi" w:hAnsiTheme="minorHAnsi"/>
                <w:b/>
                <w:sz w:val="24"/>
              </w:rPr>
              <w:t>addr</w:t>
            </w:r>
            <w:proofErr w:type="spellEnd"/>
            <w:proofErr w:type="gramEnd"/>
            <w:r>
              <w:rPr>
                <w:rFonts w:asciiTheme="minorHAnsi" w:hAnsiTheme="minorHAnsi"/>
                <w:b/>
                <w:sz w:val="24"/>
              </w:rPr>
              <w:t>[31</w:t>
            </w:r>
            <w:r w:rsidRPr="00B409DF">
              <w:rPr>
                <w:rFonts w:asciiTheme="minorHAnsi" w:hAnsiTheme="minorHAnsi"/>
                <w:b/>
                <w:sz w:val="24"/>
              </w:rPr>
              <w:t>:0]</w:t>
            </w:r>
          </w:p>
        </w:tc>
        <w:tc>
          <w:tcPr>
            <w:tcW w:w="1980" w:type="dxa"/>
          </w:tcPr>
          <w:p w:rsidR="00475C78" w:rsidRPr="00137913" w:rsidRDefault="00475C78" w:rsidP="002F6167">
            <w:pPr>
              <w:pStyle w:val="Table"/>
              <w:rPr>
                <w:rFonts w:asciiTheme="minorHAnsi" w:hAnsiTheme="minorHAnsi"/>
                <w:sz w:val="24"/>
              </w:rPr>
            </w:pPr>
            <w:r>
              <w:rPr>
                <w:rFonts w:asciiTheme="minorHAnsi" w:hAnsiTheme="minorHAnsi"/>
                <w:sz w:val="24"/>
              </w:rPr>
              <w:t>Output</w:t>
            </w:r>
          </w:p>
        </w:tc>
        <w:tc>
          <w:tcPr>
            <w:tcW w:w="5778" w:type="dxa"/>
          </w:tcPr>
          <w:p w:rsidR="00475C78" w:rsidRPr="00137913" w:rsidRDefault="00475C78" w:rsidP="002F6167">
            <w:pPr>
              <w:pStyle w:val="Table"/>
              <w:rPr>
                <w:rFonts w:asciiTheme="minorHAnsi" w:hAnsiTheme="minorHAnsi"/>
                <w:sz w:val="24"/>
              </w:rPr>
            </w:pPr>
            <w:r w:rsidRPr="00137913">
              <w:rPr>
                <w:rFonts w:asciiTheme="minorHAnsi" w:hAnsiTheme="minorHAnsi"/>
                <w:sz w:val="24"/>
              </w:rPr>
              <w:t xml:space="preserve">Byte Address. Note that address bits [1:0] are not </w:t>
            </w:r>
            <w:proofErr w:type="gramStart"/>
            <w:r w:rsidRPr="00137913">
              <w:rPr>
                <w:rFonts w:asciiTheme="minorHAnsi" w:hAnsiTheme="minorHAnsi"/>
                <w:sz w:val="24"/>
              </w:rPr>
              <w:t>significant, and</w:t>
            </w:r>
            <w:proofErr w:type="gramEnd"/>
            <w:r w:rsidRPr="00137913">
              <w:rPr>
                <w:rFonts w:asciiTheme="minorHAnsi" w:hAnsiTheme="minorHAnsi"/>
                <w:sz w:val="24"/>
              </w:rPr>
              <w:t xml:space="preserve"> are alw</w:t>
            </w:r>
            <w:r>
              <w:rPr>
                <w:rFonts w:asciiTheme="minorHAnsi" w:hAnsiTheme="minorHAnsi"/>
                <w:sz w:val="24"/>
              </w:rPr>
              <w:t>ays set to “00”.</w:t>
            </w:r>
          </w:p>
        </w:tc>
      </w:tr>
      <w:tr w:rsidR="00475C78" w:rsidRPr="00520306" w:rsidTr="002F6167">
        <w:tc>
          <w:tcPr>
            <w:tcW w:w="2358" w:type="dxa"/>
          </w:tcPr>
          <w:p w:rsidR="00475C78" w:rsidRPr="00137913" w:rsidRDefault="00475C78" w:rsidP="002F6167">
            <w:pPr>
              <w:pStyle w:val="Table"/>
              <w:rPr>
                <w:rFonts w:asciiTheme="minorHAnsi" w:hAnsiTheme="minorHAnsi"/>
                <w:sz w:val="24"/>
              </w:rPr>
            </w:pPr>
            <w:proofErr w:type="spellStart"/>
            <w:r>
              <w:rPr>
                <w:rFonts w:asciiTheme="minorHAnsi" w:hAnsiTheme="minorHAnsi"/>
                <w:sz w:val="24"/>
              </w:rPr>
              <w:t>rbus_ring_</w:t>
            </w:r>
            <w:proofErr w:type="gramStart"/>
            <w:r>
              <w:rPr>
                <w:rFonts w:asciiTheme="minorHAnsi" w:hAnsiTheme="minorHAnsi"/>
                <w:sz w:val="24"/>
              </w:rPr>
              <w:t>o.</w:t>
            </w:r>
            <w:r w:rsidRPr="00B409DF">
              <w:rPr>
                <w:rFonts w:asciiTheme="minorHAnsi" w:hAnsiTheme="minorHAnsi"/>
                <w:b/>
                <w:sz w:val="24"/>
              </w:rPr>
              <w:t>wr</w:t>
            </w:r>
            <w:proofErr w:type="gramEnd"/>
            <w:r w:rsidRPr="00B409DF">
              <w:rPr>
                <w:rFonts w:asciiTheme="minorHAnsi" w:hAnsiTheme="minorHAnsi"/>
                <w:b/>
                <w:sz w:val="24"/>
              </w:rPr>
              <w:t>_data</w:t>
            </w:r>
            <w:proofErr w:type="spellEnd"/>
            <w:r w:rsidRPr="00B409DF">
              <w:rPr>
                <w:rFonts w:asciiTheme="minorHAnsi" w:hAnsiTheme="minorHAnsi"/>
                <w:b/>
                <w:sz w:val="24"/>
              </w:rPr>
              <w:t>[31:0]</w:t>
            </w:r>
          </w:p>
        </w:tc>
        <w:tc>
          <w:tcPr>
            <w:tcW w:w="1980" w:type="dxa"/>
          </w:tcPr>
          <w:p w:rsidR="00475C78" w:rsidRPr="00137913" w:rsidRDefault="00475C78" w:rsidP="002F6167">
            <w:pPr>
              <w:pStyle w:val="Table"/>
              <w:rPr>
                <w:rFonts w:asciiTheme="minorHAnsi" w:hAnsiTheme="minorHAnsi"/>
                <w:sz w:val="24"/>
              </w:rPr>
            </w:pPr>
            <w:r>
              <w:rPr>
                <w:rFonts w:asciiTheme="minorHAnsi" w:hAnsiTheme="minorHAnsi"/>
                <w:sz w:val="24"/>
              </w:rPr>
              <w:t>Output</w:t>
            </w:r>
          </w:p>
        </w:tc>
        <w:tc>
          <w:tcPr>
            <w:tcW w:w="5778" w:type="dxa"/>
          </w:tcPr>
          <w:p w:rsidR="00475C78" w:rsidRPr="00137913" w:rsidRDefault="00475C78" w:rsidP="002F6167">
            <w:pPr>
              <w:pStyle w:val="Table"/>
              <w:rPr>
                <w:rFonts w:asciiTheme="minorHAnsi" w:hAnsiTheme="minorHAnsi"/>
                <w:sz w:val="24"/>
              </w:rPr>
            </w:pPr>
            <w:r>
              <w:rPr>
                <w:rFonts w:asciiTheme="minorHAnsi" w:hAnsiTheme="minorHAnsi"/>
                <w:sz w:val="24"/>
              </w:rPr>
              <w:t>Write Data.</w:t>
            </w:r>
          </w:p>
        </w:tc>
      </w:tr>
      <w:tr w:rsidR="00475C78" w:rsidRPr="00520306" w:rsidTr="002F6167">
        <w:tc>
          <w:tcPr>
            <w:tcW w:w="2358" w:type="dxa"/>
          </w:tcPr>
          <w:p w:rsidR="00475C78" w:rsidRPr="00137913" w:rsidRDefault="00475C78" w:rsidP="002F6167">
            <w:pPr>
              <w:pStyle w:val="Table"/>
              <w:rPr>
                <w:rFonts w:asciiTheme="minorHAnsi" w:hAnsiTheme="minorHAnsi"/>
                <w:sz w:val="24"/>
              </w:rPr>
            </w:pPr>
            <w:proofErr w:type="spellStart"/>
            <w:r>
              <w:rPr>
                <w:rFonts w:asciiTheme="minorHAnsi" w:hAnsiTheme="minorHAnsi"/>
                <w:sz w:val="24"/>
              </w:rPr>
              <w:t>rbus_ring_</w:t>
            </w:r>
            <w:proofErr w:type="gramStart"/>
            <w:r>
              <w:rPr>
                <w:rFonts w:asciiTheme="minorHAnsi" w:hAnsiTheme="minorHAnsi"/>
                <w:sz w:val="24"/>
              </w:rPr>
              <w:t>i.</w:t>
            </w:r>
            <w:r w:rsidRPr="00B409DF">
              <w:rPr>
                <w:rFonts w:asciiTheme="minorHAnsi" w:hAnsiTheme="minorHAnsi"/>
                <w:b/>
                <w:sz w:val="24"/>
              </w:rPr>
              <w:t>rd</w:t>
            </w:r>
            <w:proofErr w:type="gramEnd"/>
            <w:r w:rsidRPr="00B409DF">
              <w:rPr>
                <w:rFonts w:asciiTheme="minorHAnsi" w:hAnsiTheme="minorHAnsi"/>
                <w:b/>
                <w:sz w:val="24"/>
              </w:rPr>
              <w:t>_data</w:t>
            </w:r>
            <w:proofErr w:type="spellEnd"/>
            <w:r w:rsidRPr="00B409DF">
              <w:rPr>
                <w:rFonts w:asciiTheme="minorHAnsi" w:hAnsiTheme="minorHAnsi"/>
                <w:b/>
                <w:sz w:val="24"/>
              </w:rPr>
              <w:t>[31:0]</w:t>
            </w:r>
          </w:p>
        </w:tc>
        <w:tc>
          <w:tcPr>
            <w:tcW w:w="1980" w:type="dxa"/>
          </w:tcPr>
          <w:p w:rsidR="00475C78" w:rsidRPr="00137913" w:rsidRDefault="00475C78" w:rsidP="002F6167">
            <w:pPr>
              <w:pStyle w:val="Table"/>
              <w:rPr>
                <w:rFonts w:asciiTheme="minorHAnsi" w:hAnsiTheme="minorHAnsi"/>
                <w:sz w:val="24"/>
              </w:rPr>
            </w:pPr>
            <w:r>
              <w:rPr>
                <w:rFonts w:asciiTheme="minorHAnsi" w:hAnsiTheme="minorHAnsi"/>
                <w:sz w:val="24"/>
              </w:rPr>
              <w:t>Input</w:t>
            </w:r>
          </w:p>
        </w:tc>
        <w:tc>
          <w:tcPr>
            <w:tcW w:w="5778" w:type="dxa"/>
          </w:tcPr>
          <w:p w:rsidR="00475C78" w:rsidRPr="00137913" w:rsidRDefault="00475C78" w:rsidP="002F6167">
            <w:pPr>
              <w:pStyle w:val="Table"/>
              <w:rPr>
                <w:rFonts w:asciiTheme="minorHAnsi" w:hAnsiTheme="minorHAnsi"/>
                <w:sz w:val="24"/>
              </w:rPr>
            </w:pPr>
            <w:r>
              <w:rPr>
                <w:rFonts w:asciiTheme="minorHAnsi" w:hAnsiTheme="minorHAnsi"/>
                <w:sz w:val="24"/>
              </w:rPr>
              <w:t>Read Data</w:t>
            </w:r>
            <w:r w:rsidRPr="00137913">
              <w:rPr>
                <w:rFonts w:asciiTheme="minorHAnsi" w:hAnsiTheme="minorHAnsi"/>
                <w:sz w:val="24"/>
              </w:rPr>
              <w:t>.</w:t>
            </w:r>
          </w:p>
        </w:tc>
      </w:tr>
      <w:tr w:rsidR="00475C78" w:rsidRPr="00520306" w:rsidTr="002F6167">
        <w:tc>
          <w:tcPr>
            <w:tcW w:w="2358" w:type="dxa"/>
          </w:tcPr>
          <w:p w:rsidR="00475C78" w:rsidRPr="00137913" w:rsidRDefault="00475C78" w:rsidP="002F6167">
            <w:pPr>
              <w:pStyle w:val="Table"/>
              <w:rPr>
                <w:rFonts w:asciiTheme="minorHAnsi" w:hAnsiTheme="minorHAnsi"/>
                <w:sz w:val="24"/>
              </w:rPr>
            </w:pPr>
            <w:proofErr w:type="spellStart"/>
            <w:r>
              <w:rPr>
                <w:rFonts w:asciiTheme="minorHAnsi" w:hAnsiTheme="minorHAnsi"/>
                <w:sz w:val="24"/>
              </w:rPr>
              <w:t>rbus_ring_</w:t>
            </w:r>
            <w:proofErr w:type="gramStart"/>
            <w:r>
              <w:rPr>
                <w:rFonts w:asciiTheme="minorHAnsi" w:hAnsiTheme="minorHAnsi"/>
                <w:sz w:val="24"/>
              </w:rPr>
              <w:t>o.</w:t>
            </w:r>
            <w:r w:rsidRPr="00B409DF">
              <w:rPr>
                <w:rFonts w:asciiTheme="minorHAnsi" w:hAnsiTheme="minorHAnsi"/>
                <w:b/>
                <w:sz w:val="24"/>
              </w:rPr>
              <w:t>wr</w:t>
            </w:r>
            <w:proofErr w:type="gramEnd"/>
            <w:r w:rsidRPr="00B409DF">
              <w:rPr>
                <w:rFonts w:asciiTheme="minorHAnsi" w:hAnsiTheme="minorHAnsi"/>
                <w:b/>
                <w:sz w:val="24"/>
              </w:rPr>
              <w:t>_strb</w:t>
            </w:r>
            <w:proofErr w:type="spellEnd"/>
          </w:p>
        </w:tc>
        <w:tc>
          <w:tcPr>
            <w:tcW w:w="1980" w:type="dxa"/>
          </w:tcPr>
          <w:p w:rsidR="00475C78" w:rsidRPr="00137913" w:rsidRDefault="00475C78" w:rsidP="002F6167">
            <w:pPr>
              <w:pStyle w:val="Table"/>
              <w:rPr>
                <w:rFonts w:asciiTheme="minorHAnsi" w:hAnsiTheme="minorHAnsi"/>
                <w:sz w:val="24"/>
              </w:rPr>
            </w:pPr>
            <w:r>
              <w:rPr>
                <w:rFonts w:asciiTheme="minorHAnsi" w:hAnsiTheme="minorHAnsi"/>
                <w:sz w:val="24"/>
              </w:rPr>
              <w:t>Out</w:t>
            </w:r>
            <w:r w:rsidRPr="00137913">
              <w:rPr>
                <w:rFonts w:asciiTheme="minorHAnsi" w:hAnsiTheme="minorHAnsi"/>
                <w:sz w:val="24"/>
              </w:rPr>
              <w:t>put</w:t>
            </w:r>
          </w:p>
        </w:tc>
        <w:tc>
          <w:tcPr>
            <w:tcW w:w="5778" w:type="dxa"/>
          </w:tcPr>
          <w:p w:rsidR="00475C78" w:rsidRPr="00137913" w:rsidRDefault="00475C78" w:rsidP="002F6167">
            <w:pPr>
              <w:pStyle w:val="Table"/>
              <w:rPr>
                <w:rFonts w:asciiTheme="minorHAnsi" w:hAnsiTheme="minorHAnsi"/>
                <w:sz w:val="24"/>
              </w:rPr>
            </w:pPr>
            <w:r>
              <w:rPr>
                <w:rFonts w:asciiTheme="minorHAnsi" w:hAnsiTheme="minorHAnsi"/>
                <w:sz w:val="24"/>
              </w:rPr>
              <w:t>W</w:t>
            </w:r>
            <w:r w:rsidRPr="00137913">
              <w:rPr>
                <w:rFonts w:asciiTheme="minorHAnsi" w:hAnsiTheme="minorHAnsi"/>
                <w:sz w:val="24"/>
              </w:rPr>
              <w:t xml:space="preserve">rite strobe indicates the start of a write transaction. </w:t>
            </w:r>
          </w:p>
        </w:tc>
      </w:tr>
      <w:tr w:rsidR="00475C78" w:rsidRPr="00520306" w:rsidTr="002F6167">
        <w:tc>
          <w:tcPr>
            <w:tcW w:w="2358" w:type="dxa"/>
          </w:tcPr>
          <w:p w:rsidR="00475C78" w:rsidRPr="00137913" w:rsidRDefault="00475C78" w:rsidP="002F6167">
            <w:pPr>
              <w:pStyle w:val="Table"/>
              <w:rPr>
                <w:rFonts w:asciiTheme="minorHAnsi" w:hAnsiTheme="minorHAnsi"/>
                <w:sz w:val="24"/>
              </w:rPr>
            </w:pPr>
            <w:proofErr w:type="spellStart"/>
            <w:r>
              <w:rPr>
                <w:rFonts w:asciiTheme="minorHAnsi" w:hAnsiTheme="minorHAnsi"/>
                <w:sz w:val="24"/>
              </w:rPr>
              <w:lastRenderedPageBreak/>
              <w:t>rbus_ring_</w:t>
            </w:r>
            <w:proofErr w:type="gramStart"/>
            <w:r>
              <w:rPr>
                <w:rFonts w:asciiTheme="minorHAnsi" w:hAnsiTheme="minorHAnsi"/>
                <w:sz w:val="24"/>
              </w:rPr>
              <w:t>o.</w:t>
            </w:r>
            <w:r w:rsidRPr="00B409DF">
              <w:rPr>
                <w:rFonts w:asciiTheme="minorHAnsi" w:hAnsiTheme="minorHAnsi"/>
                <w:b/>
                <w:sz w:val="24"/>
              </w:rPr>
              <w:t>rd</w:t>
            </w:r>
            <w:proofErr w:type="gramEnd"/>
            <w:r w:rsidRPr="00B409DF">
              <w:rPr>
                <w:rFonts w:asciiTheme="minorHAnsi" w:hAnsiTheme="minorHAnsi"/>
                <w:b/>
                <w:sz w:val="24"/>
              </w:rPr>
              <w:t>_strb</w:t>
            </w:r>
            <w:proofErr w:type="spellEnd"/>
          </w:p>
        </w:tc>
        <w:tc>
          <w:tcPr>
            <w:tcW w:w="1980" w:type="dxa"/>
          </w:tcPr>
          <w:p w:rsidR="00475C78" w:rsidRPr="00137913" w:rsidRDefault="00475C78" w:rsidP="002F6167">
            <w:pPr>
              <w:pStyle w:val="Table"/>
              <w:rPr>
                <w:rFonts w:asciiTheme="minorHAnsi" w:hAnsiTheme="minorHAnsi"/>
                <w:sz w:val="24"/>
              </w:rPr>
            </w:pPr>
            <w:r>
              <w:rPr>
                <w:rFonts w:asciiTheme="minorHAnsi" w:hAnsiTheme="minorHAnsi"/>
                <w:sz w:val="24"/>
              </w:rPr>
              <w:t>Out</w:t>
            </w:r>
            <w:r w:rsidRPr="00137913">
              <w:rPr>
                <w:rFonts w:asciiTheme="minorHAnsi" w:hAnsiTheme="minorHAnsi"/>
                <w:sz w:val="24"/>
              </w:rPr>
              <w:t>put</w:t>
            </w:r>
          </w:p>
        </w:tc>
        <w:tc>
          <w:tcPr>
            <w:tcW w:w="5778" w:type="dxa"/>
          </w:tcPr>
          <w:p w:rsidR="00475C78" w:rsidRPr="00137913" w:rsidRDefault="00475C78" w:rsidP="002F6167">
            <w:pPr>
              <w:pStyle w:val="Table"/>
              <w:rPr>
                <w:rFonts w:asciiTheme="minorHAnsi" w:hAnsiTheme="minorHAnsi"/>
                <w:sz w:val="24"/>
              </w:rPr>
            </w:pPr>
            <w:r>
              <w:rPr>
                <w:rFonts w:asciiTheme="minorHAnsi" w:hAnsiTheme="minorHAnsi"/>
                <w:sz w:val="24"/>
              </w:rPr>
              <w:t>R</w:t>
            </w:r>
            <w:r w:rsidRPr="00137913">
              <w:rPr>
                <w:rFonts w:asciiTheme="minorHAnsi" w:hAnsiTheme="minorHAnsi"/>
                <w:sz w:val="24"/>
              </w:rPr>
              <w:t xml:space="preserve">ead strobe indicates the start of a read transaction. </w:t>
            </w:r>
          </w:p>
        </w:tc>
      </w:tr>
      <w:tr w:rsidR="00475C78" w:rsidRPr="00520306" w:rsidTr="002F6167">
        <w:tc>
          <w:tcPr>
            <w:tcW w:w="2358" w:type="dxa"/>
          </w:tcPr>
          <w:p w:rsidR="00475C78" w:rsidRPr="00137913" w:rsidRDefault="00475C78" w:rsidP="002F6167">
            <w:pPr>
              <w:pStyle w:val="Table"/>
              <w:rPr>
                <w:rFonts w:asciiTheme="minorHAnsi" w:hAnsiTheme="minorHAnsi"/>
                <w:sz w:val="24"/>
              </w:rPr>
            </w:pPr>
            <w:proofErr w:type="spellStart"/>
            <w:r>
              <w:rPr>
                <w:rFonts w:asciiTheme="minorHAnsi" w:hAnsiTheme="minorHAnsi"/>
                <w:sz w:val="24"/>
              </w:rPr>
              <w:t>rbus_ring_i.</w:t>
            </w:r>
            <w:r w:rsidRPr="00B409DF">
              <w:rPr>
                <w:rFonts w:asciiTheme="minorHAnsi" w:hAnsiTheme="minorHAnsi"/>
                <w:b/>
                <w:sz w:val="24"/>
              </w:rPr>
              <w:t>ack</w:t>
            </w:r>
            <w:proofErr w:type="spellEnd"/>
          </w:p>
        </w:tc>
        <w:tc>
          <w:tcPr>
            <w:tcW w:w="1980" w:type="dxa"/>
          </w:tcPr>
          <w:p w:rsidR="00475C78" w:rsidRPr="00137913" w:rsidRDefault="00475C78" w:rsidP="002F6167">
            <w:pPr>
              <w:pStyle w:val="Table"/>
              <w:rPr>
                <w:rFonts w:asciiTheme="minorHAnsi" w:hAnsiTheme="minorHAnsi"/>
                <w:sz w:val="24"/>
              </w:rPr>
            </w:pPr>
            <w:r>
              <w:rPr>
                <w:rFonts w:asciiTheme="minorHAnsi" w:hAnsiTheme="minorHAnsi"/>
                <w:sz w:val="24"/>
              </w:rPr>
              <w:t>In</w:t>
            </w:r>
            <w:r w:rsidRPr="00137913">
              <w:rPr>
                <w:rFonts w:asciiTheme="minorHAnsi" w:hAnsiTheme="minorHAnsi"/>
                <w:sz w:val="24"/>
              </w:rPr>
              <w:t>put</w:t>
            </w:r>
          </w:p>
        </w:tc>
        <w:tc>
          <w:tcPr>
            <w:tcW w:w="5778" w:type="dxa"/>
          </w:tcPr>
          <w:p w:rsidR="00475C78" w:rsidRPr="00137913" w:rsidRDefault="00475C78" w:rsidP="002F6167">
            <w:pPr>
              <w:pStyle w:val="Table"/>
              <w:rPr>
                <w:rFonts w:asciiTheme="minorHAnsi" w:hAnsiTheme="minorHAnsi"/>
                <w:sz w:val="24"/>
              </w:rPr>
            </w:pPr>
            <w:r>
              <w:rPr>
                <w:rFonts w:asciiTheme="minorHAnsi" w:hAnsiTheme="minorHAnsi"/>
                <w:sz w:val="24"/>
              </w:rPr>
              <w:t>A</w:t>
            </w:r>
            <w:r w:rsidRPr="00137913">
              <w:rPr>
                <w:rFonts w:asciiTheme="minorHAnsi" w:hAnsiTheme="minorHAnsi"/>
                <w:sz w:val="24"/>
              </w:rPr>
              <w:t>cknowledge indicates the end of a transaction (read or write)</w:t>
            </w:r>
            <w:r>
              <w:rPr>
                <w:rFonts w:asciiTheme="minorHAnsi" w:hAnsiTheme="minorHAnsi"/>
                <w:sz w:val="24"/>
              </w:rPr>
              <w:t>.</w:t>
            </w:r>
          </w:p>
        </w:tc>
      </w:tr>
      <w:tr w:rsidR="00475C78" w:rsidRPr="00520306" w:rsidTr="002F6167">
        <w:tc>
          <w:tcPr>
            <w:tcW w:w="2358" w:type="dxa"/>
          </w:tcPr>
          <w:p w:rsidR="00475C78" w:rsidRPr="00137913" w:rsidRDefault="00475C78" w:rsidP="002F6167">
            <w:pPr>
              <w:pStyle w:val="Table"/>
              <w:rPr>
                <w:rFonts w:asciiTheme="minorHAnsi" w:hAnsiTheme="minorHAnsi"/>
                <w:sz w:val="24"/>
              </w:rPr>
            </w:pPr>
            <w:proofErr w:type="spellStart"/>
            <w:r>
              <w:rPr>
                <w:rFonts w:asciiTheme="minorHAnsi" w:hAnsiTheme="minorHAnsi"/>
                <w:sz w:val="24"/>
              </w:rPr>
              <w:t>rbus_ring_i.</w:t>
            </w:r>
            <w:r w:rsidRPr="00B409DF">
              <w:rPr>
                <w:rFonts w:asciiTheme="minorHAnsi" w:hAnsiTheme="minorHAnsi"/>
                <w:b/>
                <w:sz w:val="24"/>
              </w:rPr>
              <w:t>err_ack</w:t>
            </w:r>
            <w:proofErr w:type="spellEnd"/>
          </w:p>
        </w:tc>
        <w:tc>
          <w:tcPr>
            <w:tcW w:w="1980" w:type="dxa"/>
          </w:tcPr>
          <w:p w:rsidR="00475C78" w:rsidRPr="00137913" w:rsidRDefault="00475C78" w:rsidP="002F6167">
            <w:pPr>
              <w:pStyle w:val="Table"/>
              <w:rPr>
                <w:rFonts w:asciiTheme="minorHAnsi" w:hAnsiTheme="minorHAnsi"/>
                <w:sz w:val="24"/>
              </w:rPr>
            </w:pPr>
            <w:r>
              <w:rPr>
                <w:rFonts w:asciiTheme="minorHAnsi" w:hAnsiTheme="minorHAnsi"/>
                <w:sz w:val="24"/>
              </w:rPr>
              <w:t>In</w:t>
            </w:r>
            <w:r w:rsidRPr="00137913">
              <w:rPr>
                <w:rFonts w:asciiTheme="minorHAnsi" w:hAnsiTheme="minorHAnsi"/>
                <w:sz w:val="24"/>
              </w:rPr>
              <w:t>put</w:t>
            </w:r>
          </w:p>
        </w:tc>
        <w:tc>
          <w:tcPr>
            <w:tcW w:w="5778" w:type="dxa"/>
          </w:tcPr>
          <w:p w:rsidR="00475C78" w:rsidRPr="00137913" w:rsidRDefault="00475C78" w:rsidP="002F6167">
            <w:pPr>
              <w:pStyle w:val="Table"/>
              <w:rPr>
                <w:rFonts w:asciiTheme="minorHAnsi" w:hAnsiTheme="minorHAnsi"/>
                <w:sz w:val="24"/>
              </w:rPr>
            </w:pPr>
            <w:r w:rsidRPr="00137913">
              <w:rPr>
                <w:rFonts w:asciiTheme="minorHAnsi" w:hAnsiTheme="minorHAnsi"/>
                <w:sz w:val="24"/>
              </w:rPr>
              <w:t>Indicates</w:t>
            </w:r>
            <w:r>
              <w:rPr>
                <w:rFonts w:asciiTheme="minorHAnsi" w:hAnsiTheme="minorHAnsi"/>
                <w:sz w:val="24"/>
              </w:rPr>
              <w:t xml:space="preserve"> that</w:t>
            </w:r>
            <w:r w:rsidRPr="00137913">
              <w:rPr>
                <w:rFonts w:asciiTheme="minorHAnsi" w:hAnsiTheme="minorHAnsi"/>
                <w:sz w:val="24"/>
              </w:rPr>
              <w:t xml:space="preserve"> </w:t>
            </w:r>
            <w:r>
              <w:rPr>
                <w:rFonts w:asciiTheme="minorHAnsi" w:hAnsiTheme="minorHAnsi"/>
                <w:sz w:val="24"/>
              </w:rPr>
              <w:t xml:space="preserve">the </w:t>
            </w:r>
            <w:r w:rsidRPr="00137913">
              <w:rPr>
                <w:rFonts w:asciiTheme="minorHAnsi" w:hAnsiTheme="minorHAnsi"/>
                <w:sz w:val="24"/>
              </w:rPr>
              <w:t xml:space="preserve">slave aborted </w:t>
            </w:r>
            <w:r>
              <w:rPr>
                <w:rFonts w:asciiTheme="minorHAnsi" w:hAnsiTheme="minorHAnsi"/>
                <w:sz w:val="24"/>
              </w:rPr>
              <w:t xml:space="preserve">the </w:t>
            </w:r>
            <w:r w:rsidRPr="00137913">
              <w:rPr>
                <w:rFonts w:asciiTheme="minorHAnsi" w:hAnsiTheme="minorHAnsi"/>
                <w:sz w:val="24"/>
              </w:rPr>
              <w:t>transaction due to error.</w:t>
            </w:r>
          </w:p>
        </w:tc>
      </w:tr>
    </w:tbl>
    <w:p w:rsidR="00475C78" w:rsidRDefault="00475C78" w:rsidP="00312DD4">
      <w:pPr>
        <w:pStyle w:val="Caption"/>
      </w:pPr>
      <w:bookmarkStart w:id="21" w:name="_Toc536792113"/>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6</w:t>
      </w:r>
      <w:r w:rsidR="00AC3548">
        <w:rPr>
          <w:noProof/>
        </w:rPr>
        <w:fldChar w:fldCharType="end"/>
      </w:r>
      <w:r w:rsidR="0042232A">
        <w:rPr>
          <w:noProof/>
        </w:rPr>
        <w:t xml:space="preserve"> -</w:t>
      </w:r>
      <w:r>
        <w:t xml:space="preserve"> RBUS Master Register Interface</w:t>
      </w:r>
      <w:bookmarkEnd w:id="21"/>
    </w:p>
    <w:p w:rsidR="00DC029D" w:rsidRDefault="00DC029D" w:rsidP="00475C78">
      <w:pPr>
        <w:pStyle w:val="Heading1"/>
      </w:pPr>
      <w:bookmarkStart w:id="22" w:name="_Toc536792046"/>
      <w:r>
        <w:lastRenderedPageBreak/>
        <w:t>Cryptographic Support Summary</w:t>
      </w:r>
      <w:bookmarkEnd w:id="22"/>
    </w:p>
    <w:p w:rsidR="00475C78" w:rsidRDefault="00DC029D" w:rsidP="0021795E">
      <w:pPr>
        <w:pStyle w:val="Heading2"/>
      </w:pPr>
      <w:bookmarkStart w:id="23" w:name="_Toc536792047"/>
      <w:r>
        <w:t xml:space="preserve">Symmetric </w:t>
      </w:r>
      <w:r w:rsidR="00475C78">
        <w:t>Cipher Summary</w:t>
      </w:r>
      <w:bookmarkEnd w:id="23"/>
    </w:p>
    <w:p w:rsidR="00DC029D" w:rsidRDefault="00475C78" w:rsidP="0021795E">
      <w:pPr>
        <w:pStyle w:val="Body"/>
      </w:pPr>
      <w:r>
        <w:t xml:space="preserve">The table below summarizes the cipher algorithm parameters. </w:t>
      </w:r>
      <w:r w:rsidR="00DC029D">
        <w:t xml:space="preserve"> AES in counter mode for all ciphers.</w:t>
      </w:r>
    </w:p>
    <w:p w:rsidR="00DC029D" w:rsidRDefault="00DC029D" w:rsidP="0021795E">
      <w:pPr>
        <w:pStyle w:val="Caption"/>
        <w:keepNext/>
      </w:pPr>
      <w:bookmarkStart w:id="24" w:name="_Toc536792114"/>
      <w:r>
        <w:t xml:space="preserve">Table </w:t>
      </w:r>
      <w:fldSimple w:instr=" SEQ Table \* ARABIC ">
        <w:r w:rsidR="009D7F9C">
          <w:rPr>
            <w:noProof/>
          </w:rPr>
          <w:t>7</w:t>
        </w:r>
      </w:fldSimple>
      <w:r>
        <w:t xml:space="preserve"> Block Cipher Modes</w:t>
      </w:r>
      <w:bookmarkEnd w:id="24"/>
    </w:p>
    <w:tbl>
      <w:tblPr>
        <w:tblStyle w:val="brcm-tbl"/>
        <w:tblW w:w="9350" w:type="dxa"/>
        <w:tblLook w:val="04A0" w:firstRow="1" w:lastRow="0" w:firstColumn="1" w:lastColumn="0" w:noHBand="0" w:noVBand="1"/>
      </w:tblPr>
      <w:tblGrid>
        <w:gridCol w:w="1745"/>
        <w:gridCol w:w="1310"/>
        <w:gridCol w:w="1080"/>
        <w:gridCol w:w="900"/>
        <w:gridCol w:w="1750"/>
        <w:gridCol w:w="2565"/>
      </w:tblGrid>
      <w:tr w:rsidR="00DC029D" w:rsidRPr="00DC029D" w:rsidTr="00DC029D">
        <w:trPr>
          <w:cnfStyle w:val="100000000000" w:firstRow="1" w:lastRow="0" w:firstColumn="0" w:lastColumn="0" w:oddVBand="0" w:evenVBand="0" w:oddHBand="0" w:evenHBand="0" w:firstRowFirstColumn="0" w:firstRowLastColumn="0" w:lastRowFirstColumn="0" w:lastRowLastColumn="0"/>
        </w:trPr>
        <w:tc>
          <w:tcPr>
            <w:tcW w:w="1745"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Mode</w:t>
            </w:r>
          </w:p>
        </w:tc>
        <w:tc>
          <w:tcPr>
            <w:tcW w:w="1310"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Key Size</w:t>
            </w:r>
          </w:p>
        </w:tc>
        <w:tc>
          <w:tcPr>
            <w:tcW w:w="1080"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IV/Tweak</w:t>
            </w:r>
          </w:p>
        </w:tc>
        <w:tc>
          <w:tcPr>
            <w:tcW w:w="900"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AAD</w:t>
            </w:r>
          </w:p>
        </w:tc>
        <w:tc>
          <w:tcPr>
            <w:tcW w:w="1750"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Standard</w:t>
            </w:r>
          </w:p>
        </w:tc>
        <w:tc>
          <w:tcPr>
            <w:tcW w:w="2565"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Notes</w:t>
            </w:r>
          </w:p>
        </w:tc>
      </w:tr>
      <w:tr w:rsidR="00DC029D" w:rsidRPr="00DC029D" w:rsidTr="00DC029D">
        <w:tc>
          <w:tcPr>
            <w:tcW w:w="1745"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NULL</w:t>
            </w:r>
          </w:p>
        </w:tc>
        <w:tc>
          <w:tcPr>
            <w:tcW w:w="1310"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NA</w:t>
            </w:r>
          </w:p>
        </w:tc>
        <w:tc>
          <w:tcPr>
            <w:tcW w:w="1080"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NA</w:t>
            </w:r>
          </w:p>
        </w:tc>
        <w:tc>
          <w:tcPr>
            <w:tcW w:w="900"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NA</w:t>
            </w:r>
          </w:p>
        </w:tc>
        <w:tc>
          <w:tcPr>
            <w:tcW w:w="1750"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w:t>
            </w:r>
          </w:p>
        </w:tc>
        <w:tc>
          <w:tcPr>
            <w:tcW w:w="2565"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No encryption or authentication (bypass)</w:t>
            </w:r>
          </w:p>
        </w:tc>
      </w:tr>
      <w:tr w:rsidR="00DC029D" w:rsidRPr="00DC029D" w:rsidTr="00DC029D">
        <w:tc>
          <w:tcPr>
            <w:tcW w:w="1745"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AES-XEX-512</w:t>
            </w:r>
          </w:p>
        </w:tc>
        <w:tc>
          <w:tcPr>
            <w:tcW w:w="1310"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2x256 (key1, key2)</w:t>
            </w:r>
          </w:p>
        </w:tc>
        <w:tc>
          <w:tcPr>
            <w:tcW w:w="1080"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128b</w:t>
            </w:r>
          </w:p>
        </w:tc>
        <w:tc>
          <w:tcPr>
            <w:tcW w:w="900"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NA</w:t>
            </w:r>
          </w:p>
        </w:tc>
        <w:tc>
          <w:tcPr>
            <w:tcW w:w="1750"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IEEE 1619-2007</w:t>
            </w:r>
          </w:p>
          <w:p w:rsidR="00DC029D" w:rsidRPr="00DC029D" w:rsidRDefault="00755DC7" w:rsidP="00DC029D">
            <w:pPr>
              <w:keepNext/>
              <w:keepLines/>
              <w:spacing w:before="0"/>
              <w:rPr>
                <w:rFonts w:ascii="Arial" w:hAnsi="Arial"/>
                <w:sz w:val="20"/>
                <w:szCs w:val="20"/>
              </w:rPr>
            </w:pPr>
            <w:hyperlink r:id="rId21" w:history="1">
              <w:r w:rsidR="00DC029D" w:rsidRPr="00DC029D">
                <w:rPr>
                  <w:rFonts w:ascii="Arial" w:hAnsi="Arial"/>
                  <w:color w:val="0000FF"/>
                  <w:sz w:val="20"/>
                  <w:szCs w:val="20"/>
                  <w:u w:val="single"/>
                </w:rPr>
                <w:t>NIST 800-38e</w:t>
              </w:r>
            </w:hyperlink>
          </w:p>
        </w:tc>
        <w:tc>
          <w:tcPr>
            <w:tcW w:w="2565" w:type="dxa"/>
          </w:tcPr>
          <w:p w:rsidR="00DC029D" w:rsidRPr="00DC029D" w:rsidRDefault="00DC029D" w:rsidP="00DC029D">
            <w:pPr>
              <w:keepNext/>
              <w:keepLines/>
              <w:spacing w:before="0"/>
              <w:rPr>
                <w:rFonts w:ascii="Arial" w:hAnsi="Arial"/>
                <w:sz w:val="20"/>
                <w:szCs w:val="20"/>
              </w:rPr>
            </w:pPr>
            <w:r>
              <w:rPr>
                <w:rFonts w:ascii="Arial" w:hAnsi="Arial"/>
                <w:sz w:val="20"/>
                <w:szCs w:val="20"/>
              </w:rPr>
              <w:t>Padding to 16B using</w:t>
            </w:r>
            <w:r>
              <w:t xml:space="preserve"> </w:t>
            </w:r>
            <w:r w:rsidRPr="00DC029D">
              <w:rPr>
                <w:rFonts w:ascii="Arial" w:hAnsi="Arial"/>
                <w:sz w:val="20"/>
                <w:szCs w:val="20"/>
              </w:rPr>
              <w:t xml:space="preserve">ANSI X.923 </w:t>
            </w:r>
            <w:r>
              <w:rPr>
                <w:rFonts w:ascii="Arial" w:hAnsi="Arial"/>
                <w:sz w:val="20"/>
                <w:szCs w:val="20"/>
              </w:rPr>
              <w:t xml:space="preserve">  </w:t>
            </w:r>
          </w:p>
        </w:tc>
      </w:tr>
      <w:tr w:rsidR="00DC029D" w:rsidRPr="00DC029D" w:rsidTr="00DC029D">
        <w:tc>
          <w:tcPr>
            <w:tcW w:w="1745"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AES-XTS-512</w:t>
            </w:r>
          </w:p>
        </w:tc>
        <w:tc>
          <w:tcPr>
            <w:tcW w:w="1310"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2x256 (key1, key2)</w:t>
            </w:r>
          </w:p>
        </w:tc>
        <w:tc>
          <w:tcPr>
            <w:tcW w:w="1080"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128b</w:t>
            </w:r>
          </w:p>
        </w:tc>
        <w:tc>
          <w:tcPr>
            <w:tcW w:w="900"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NA</w:t>
            </w:r>
          </w:p>
        </w:tc>
        <w:tc>
          <w:tcPr>
            <w:tcW w:w="1750"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IEEE 1619-2007</w:t>
            </w:r>
          </w:p>
          <w:p w:rsidR="00DC029D" w:rsidRPr="00DC029D" w:rsidRDefault="00755DC7" w:rsidP="00DC029D">
            <w:pPr>
              <w:keepNext/>
              <w:keepLines/>
              <w:spacing w:before="0"/>
              <w:rPr>
                <w:rFonts w:ascii="Arial" w:hAnsi="Arial"/>
                <w:sz w:val="20"/>
                <w:szCs w:val="20"/>
              </w:rPr>
            </w:pPr>
            <w:hyperlink r:id="rId22" w:history="1">
              <w:r w:rsidR="00DC029D" w:rsidRPr="00DC029D">
                <w:rPr>
                  <w:rFonts w:ascii="Arial" w:hAnsi="Arial"/>
                  <w:color w:val="0000FF"/>
                  <w:sz w:val="20"/>
                  <w:szCs w:val="20"/>
                  <w:u w:val="single"/>
                </w:rPr>
                <w:t>NIST 800-38e</w:t>
              </w:r>
            </w:hyperlink>
          </w:p>
        </w:tc>
        <w:tc>
          <w:tcPr>
            <w:tcW w:w="2565" w:type="dxa"/>
          </w:tcPr>
          <w:p w:rsidR="00DC029D" w:rsidRPr="00DC029D" w:rsidRDefault="00DC029D" w:rsidP="0021795E">
            <w:pPr>
              <w:keepNext/>
              <w:keepLines/>
              <w:spacing w:before="0"/>
              <w:rPr>
                <w:rFonts w:ascii="Arial" w:hAnsi="Arial"/>
                <w:sz w:val="20"/>
                <w:szCs w:val="20"/>
              </w:rPr>
            </w:pPr>
            <w:r>
              <w:rPr>
                <w:rFonts w:ascii="Arial" w:hAnsi="Arial"/>
                <w:sz w:val="20"/>
                <w:szCs w:val="20"/>
              </w:rPr>
              <w:t xml:space="preserve">Cipher text </w:t>
            </w:r>
            <w:r w:rsidR="0021795E">
              <w:rPr>
                <w:rFonts w:ascii="Arial" w:hAnsi="Arial"/>
                <w:sz w:val="20"/>
                <w:szCs w:val="20"/>
              </w:rPr>
              <w:t>stealing</w:t>
            </w:r>
            <w:r>
              <w:rPr>
                <w:rFonts w:ascii="Arial" w:hAnsi="Arial"/>
                <w:sz w:val="20"/>
                <w:szCs w:val="20"/>
              </w:rPr>
              <w:t xml:space="preserve"> used</w:t>
            </w:r>
          </w:p>
        </w:tc>
      </w:tr>
      <w:tr w:rsidR="00DC029D" w:rsidRPr="00DC029D" w:rsidTr="00DC029D">
        <w:tc>
          <w:tcPr>
            <w:tcW w:w="1745"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AES-GCM-256</w:t>
            </w:r>
          </w:p>
        </w:tc>
        <w:tc>
          <w:tcPr>
            <w:tcW w:w="1310"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 xml:space="preserve">256 </w:t>
            </w:r>
            <w:proofErr w:type="gramStart"/>
            <w:r w:rsidRPr="00DC029D">
              <w:rPr>
                <w:rFonts w:ascii="Arial" w:hAnsi="Arial"/>
                <w:sz w:val="20"/>
                <w:szCs w:val="20"/>
              </w:rPr>
              <w:t>key</w:t>
            </w:r>
            <w:proofErr w:type="gramEnd"/>
          </w:p>
        </w:tc>
        <w:tc>
          <w:tcPr>
            <w:tcW w:w="1080"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96b</w:t>
            </w:r>
          </w:p>
        </w:tc>
        <w:tc>
          <w:tcPr>
            <w:tcW w:w="900"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0-255B</w:t>
            </w:r>
          </w:p>
        </w:tc>
        <w:tc>
          <w:tcPr>
            <w:tcW w:w="1750" w:type="dxa"/>
          </w:tcPr>
          <w:p w:rsidR="00DC029D" w:rsidRPr="00DC029D" w:rsidRDefault="00755DC7" w:rsidP="00DC029D">
            <w:pPr>
              <w:keepNext/>
              <w:keepLines/>
              <w:spacing w:before="0"/>
              <w:rPr>
                <w:rFonts w:ascii="Arial" w:hAnsi="Arial"/>
                <w:sz w:val="20"/>
                <w:szCs w:val="20"/>
              </w:rPr>
            </w:pPr>
            <w:hyperlink r:id="rId23" w:history="1">
              <w:r w:rsidR="00DC029D" w:rsidRPr="00DC029D">
                <w:rPr>
                  <w:rFonts w:ascii="Arial" w:hAnsi="Arial"/>
                  <w:color w:val="0000FF"/>
                  <w:sz w:val="20"/>
                  <w:szCs w:val="20"/>
                  <w:u w:val="single"/>
                </w:rPr>
                <w:t>NIST SP800-38d</w:t>
              </w:r>
            </w:hyperlink>
          </w:p>
        </w:tc>
        <w:tc>
          <w:tcPr>
            <w:tcW w:w="2565"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128 Authentication tag</w:t>
            </w:r>
          </w:p>
        </w:tc>
      </w:tr>
      <w:tr w:rsidR="00DC029D" w:rsidRPr="00DC029D" w:rsidTr="00DC029D">
        <w:tc>
          <w:tcPr>
            <w:tcW w:w="1745"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AES-GMAC-256</w:t>
            </w:r>
          </w:p>
        </w:tc>
        <w:tc>
          <w:tcPr>
            <w:tcW w:w="1310"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 xml:space="preserve">256 </w:t>
            </w:r>
            <w:proofErr w:type="gramStart"/>
            <w:r w:rsidRPr="00DC029D">
              <w:rPr>
                <w:rFonts w:ascii="Arial" w:hAnsi="Arial"/>
                <w:sz w:val="20"/>
                <w:szCs w:val="20"/>
              </w:rPr>
              <w:t>key</w:t>
            </w:r>
            <w:proofErr w:type="gramEnd"/>
            <w:r w:rsidRPr="00DC029D">
              <w:rPr>
                <w:rFonts w:ascii="Arial" w:hAnsi="Arial"/>
                <w:sz w:val="20"/>
                <w:szCs w:val="20"/>
              </w:rPr>
              <w:t xml:space="preserve"> </w:t>
            </w:r>
          </w:p>
        </w:tc>
        <w:tc>
          <w:tcPr>
            <w:tcW w:w="1080"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96b</w:t>
            </w:r>
          </w:p>
        </w:tc>
        <w:tc>
          <w:tcPr>
            <w:tcW w:w="900"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0-255B</w:t>
            </w:r>
          </w:p>
        </w:tc>
        <w:tc>
          <w:tcPr>
            <w:tcW w:w="1750" w:type="dxa"/>
          </w:tcPr>
          <w:p w:rsidR="00DC029D" w:rsidRPr="00DC029D" w:rsidRDefault="00755DC7" w:rsidP="00DC029D">
            <w:pPr>
              <w:keepNext/>
              <w:keepLines/>
              <w:spacing w:before="0"/>
              <w:rPr>
                <w:rFonts w:ascii="Arial" w:hAnsi="Arial"/>
                <w:sz w:val="20"/>
                <w:szCs w:val="20"/>
              </w:rPr>
            </w:pPr>
            <w:hyperlink r:id="rId24" w:history="1">
              <w:r w:rsidR="00DC029D" w:rsidRPr="00DC029D">
                <w:rPr>
                  <w:rFonts w:ascii="Arial" w:hAnsi="Arial"/>
                  <w:color w:val="0000FF"/>
                  <w:sz w:val="20"/>
                  <w:szCs w:val="20"/>
                  <w:u w:val="single"/>
                </w:rPr>
                <w:t>NIST SP800-38d</w:t>
              </w:r>
            </w:hyperlink>
          </w:p>
        </w:tc>
        <w:tc>
          <w:tcPr>
            <w:tcW w:w="2565" w:type="dxa"/>
          </w:tcPr>
          <w:p w:rsidR="00DC029D" w:rsidRPr="00DC029D" w:rsidRDefault="00DC029D" w:rsidP="00DC029D">
            <w:pPr>
              <w:keepNext/>
              <w:keepLines/>
              <w:spacing w:before="0"/>
              <w:rPr>
                <w:rFonts w:ascii="Arial" w:hAnsi="Arial"/>
                <w:sz w:val="20"/>
                <w:szCs w:val="20"/>
              </w:rPr>
            </w:pPr>
            <w:r w:rsidRPr="00DC029D">
              <w:rPr>
                <w:rFonts w:ascii="Arial" w:hAnsi="Arial"/>
                <w:sz w:val="20"/>
                <w:szCs w:val="20"/>
              </w:rPr>
              <w:t>No encryption, auth only. 128b Authentication Tag</w:t>
            </w:r>
          </w:p>
        </w:tc>
      </w:tr>
    </w:tbl>
    <w:p w:rsidR="00DC029D" w:rsidRPr="00DC029D" w:rsidRDefault="00DC029D" w:rsidP="0021795E"/>
    <w:p w:rsidR="00475C78" w:rsidRDefault="00475C78" w:rsidP="0021795E">
      <w:pPr>
        <w:pStyle w:val="Heading2"/>
      </w:pPr>
      <w:bookmarkStart w:id="25" w:name="_Toc536792048"/>
      <w:r>
        <w:t>Hash Summary</w:t>
      </w:r>
      <w:bookmarkEnd w:id="25"/>
    </w:p>
    <w:p w:rsidR="00475C78" w:rsidRDefault="00475C78" w:rsidP="00475C78">
      <w:pPr>
        <w:pStyle w:val="Body"/>
        <w:spacing w:line="360" w:lineRule="auto"/>
      </w:pPr>
      <w:r>
        <w:t>The table below summarizes the hash algorithm parameters</w:t>
      </w:r>
      <w:r w:rsidR="00BC5124">
        <w:t>.</w:t>
      </w:r>
    </w:p>
    <w:p w:rsidR="00BC5124" w:rsidRPr="00BC5124" w:rsidRDefault="00BC5124" w:rsidP="00BC5124">
      <w:pPr>
        <w:keepNext/>
        <w:spacing w:after="120"/>
        <w:jc w:val="center"/>
        <w:rPr>
          <w:rFonts w:ascii="Arial" w:hAnsi="Arial"/>
          <w:b/>
          <w:bCs/>
          <w:sz w:val="20"/>
          <w:szCs w:val="20"/>
        </w:rPr>
      </w:pPr>
      <w:bookmarkStart w:id="26" w:name="_Toc536792115"/>
      <w:r w:rsidRPr="00BC5124">
        <w:rPr>
          <w:rFonts w:ascii="Arial" w:hAnsi="Arial"/>
          <w:b/>
          <w:bCs/>
          <w:sz w:val="20"/>
          <w:szCs w:val="20"/>
        </w:rPr>
        <w:t xml:space="preserve">Table </w:t>
      </w:r>
      <w:r w:rsidRPr="00BC5124">
        <w:rPr>
          <w:rFonts w:ascii="Arial" w:hAnsi="Arial"/>
          <w:b/>
          <w:bCs/>
          <w:noProof/>
          <w:sz w:val="20"/>
          <w:szCs w:val="20"/>
        </w:rPr>
        <w:fldChar w:fldCharType="begin"/>
      </w:r>
      <w:r w:rsidRPr="00BC5124">
        <w:rPr>
          <w:rFonts w:ascii="Arial" w:hAnsi="Arial"/>
          <w:b/>
          <w:bCs/>
          <w:noProof/>
          <w:sz w:val="20"/>
          <w:szCs w:val="20"/>
        </w:rPr>
        <w:instrText xml:space="preserve"> SEQ Table \* ARABIC </w:instrText>
      </w:r>
      <w:r w:rsidRPr="00BC5124">
        <w:rPr>
          <w:rFonts w:ascii="Arial" w:hAnsi="Arial"/>
          <w:b/>
          <w:bCs/>
          <w:noProof/>
          <w:sz w:val="20"/>
          <w:szCs w:val="20"/>
        </w:rPr>
        <w:fldChar w:fldCharType="separate"/>
      </w:r>
      <w:r w:rsidR="009D7F9C">
        <w:rPr>
          <w:rFonts w:ascii="Arial" w:hAnsi="Arial"/>
          <w:b/>
          <w:bCs/>
          <w:noProof/>
          <w:sz w:val="20"/>
          <w:szCs w:val="20"/>
        </w:rPr>
        <w:t>8</w:t>
      </w:r>
      <w:r w:rsidRPr="00BC5124">
        <w:rPr>
          <w:rFonts w:ascii="Arial" w:hAnsi="Arial"/>
          <w:b/>
          <w:bCs/>
          <w:noProof/>
          <w:sz w:val="20"/>
          <w:szCs w:val="20"/>
        </w:rPr>
        <w:fldChar w:fldCharType="end"/>
      </w:r>
      <w:r>
        <w:rPr>
          <w:rFonts w:ascii="Arial" w:hAnsi="Arial"/>
          <w:b/>
          <w:bCs/>
          <w:sz w:val="20"/>
          <w:szCs w:val="20"/>
        </w:rPr>
        <w:t xml:space="preserve"> Authentication </w:t>
      </w:r>
      <w:r w:rsidRPr="00BC5124">
        <w:rPr>
          <w:rFonts w:ascii="Arial" w:hAnsi="Arial"/>
          <w:b/>
          <w:bCs/>
          <w:sz w:val="20"/>
          <w:szCs w:val="20"/>
        </w:rPr>
        <w:t>Algorithm Support</w:t>
      </w:r>
      <w:bookmarkEnd w:id="26"/>
    </w:p>
    <w:tbl>
      <w:tblPr>
        <w:tblStyle w:val="brcm-tbl1"/>
        <w:tblW w:w="6840" w:type="dxa"/>
        <w:tblLook w:val="04A0" w:firstRow="1" w:lastRow="0" w:firstColumn="1" w:lastColumn="0" w:noHBand="0" w:noVBand="1"/>
      </w:tblPr>
      <w:tblGrid>
        <w:gridCol w:w="2155"/>
        <w:gridCol w:w="1800"/>
        <w:gridCol w:w="1563"/>
        <w:gridCol w:w="1322"/>
      </w:tblGrid>
      <w:tr w:rsidR="00BC5124" w:rsidRPr="00BC5124" w:rsidTr="005E23AE">
        <w:trPr>
          <w:cnfStyle w:val="100000000000" w:firstRow="1" w:lastRow="0" w:firstColumn="0" w:lastColumn="0" w:oddVBand="0" w:evenVBand="0" w:oddHBand="0" w:evenHBand="0" w:firstRowFirstColumn="0" w:firstRowLastColumn="0" w:lastRowFirstColumn="0" w:lastRowLastColumn="0"/>
        </w:trPr>
        <w:tc>
          <w:tcPr>
            <w:tcW w:w="2155" w:type="dxa"/>
            <w:hideMark/>
          </w:tcPr>
          <w:p w:rsidR="00BC5124" w:rsidRPr="00BC5124" w:rsidRDefault="00BC5124" w:rsidP="00BC5124">
            <w:pPr>
              <w:spacing w:before="0"/>
              <w:rPr>
                <w:rFonts w:ascii="Arial" w:hAnsi="Arial"/>
                <w:sz w:val="20"/>
                <w:szCs w:val="20"/>
              </w:rPr>
            </w:pPr>
            <w:r w:rsidRPr="00BC5124">
              <w:rPr>
                <w:rFonts w:ascii="Arial" w:hAnsi="Arial"/>
                <w:sz w:val="20"/>
                <w:szCs w:val="20"/>
              </w:rPr>
              <w:t>Mode</w:t>
            </w:r>
          </w:p>
        </w:tc>
        <w:tc>
          <w:tcPr>
            <w:tcW w:w="1800" w:type="dxa"/>
          </w:tcPr>
          <w:p w:rsidR="00BC5124" w:rsidRPr="00BC5124" w:rsidRDefault="00BC5124" w:rsidP="00BC5124">
            <w:pPr>
              <w:spacing w:before="0"/>
              <w:rPr>
                <w:rFonts w:ascii="Arial" w:hAnsi="Arial"/>
                <w:sz w:val="20"/>
                <w:szCs w:val="20"/>
              </w:rPr>
            </w:pPr>
            <w:r w:rsidRPr="00BC5124">
              <w:rPr>
                <w:rFonts w:ascii="Arial" w:hAnsi="Arial"/>
                <w:sz w:val="20"/>
                <w:szCs w:val="20"/>
              </w:rPr>
              <w:t>Specification</w:t>
            </w:r>
          </w:p>
        </w:tc>
        <w:tc>
          <w:tcPr>
            <w:tcW w:w="1563" w:type="dxa"/>
          </w:tcPr>
          <w:p w:rsidR="00BC5124" w:rsidRPr="00BC5124" w:rsidRDefault="00BC5124" w:rsidP="00BC5124">
            <w:pPr>
              <w:spacing w:before="0"/>
              <w:rPr>
                <w:rFonts w:ascii="Arial" w:hAnsi="Arial"/>
                <w:sz w:val="20"/>
                <w:szCs w:val="20"/>
              </w:rPr>
            </w:pPr>
            <w:r w:rsidRPr="00BC5124">
              <w:rPr>
                <w:rFonts w:ascii="Arial" w:hAnsi="Arial"/>
                <w:sz w:val="20"/>
                <w:szCs w:val="20"/>
              </w:rPr>
              <w:t>Key Size</w:t>
            </w:r>
          </w:p>
        </w:tc>
        <w:tc>
          <w:tcPr>
            <w:tcW w:w="1322" w:type="dxa"/>
            <w:hideMark/>
          </w:tcPr>
          <w:p w:rsidR="00BC5124" w:rsidRPr="00BC5124" w:rsidRDefault="00BC5124" w:rsidP="00BC5124">
            <w:pPr>
              <w:spacing w:before="0"/>
              <w:rPr>
                <w:rFonts w:ascii="Arial" w:hAnsi="Arial"/>
                <w:sz w:val="20"/>
                <w:szCs w:val="20"/>
              </w:rPr>
            </w:pPr>
            <w:r w:rsidRPr="00BC5124">
              <w:rPr>
                <w:rFonts w:ascii="Arial" w:hAnsi="Arial"/>
                <w:sz w:val="20"/>
                <w:szCs w:val="20"/>
              </w:rPr>
              <w:t>Digest Size</w:t>
            </w:r>
          </w:p>
        </w:tc>
      </w:tr>
      <w:tr w:rsidR="00BC5124" w:rsidRPr="00BC5124" w:rsidTr="005E23AE">
        <w:tc>
          <w:tcPr>
            <w:tcW w:w="2155" w:type="dxa"/>
          </w:tcPr>
          <w:p w:rsidR="00BC5124" w:rsidRPr="00BC5124" w:rsidRDefault="00BC5124" w:rsidP="00BC5124">
            <w:pPr>
              <w:spacing w:before="0"/>
              <w:jc w:val="both"/>
              <w:rPr>
                <w:rFonts w:ascii="Arial" w:hAnsi="Arial"/>
                <w:sz w:val="20"/>
                <w:szCs w:val="20"/>
              </w:rPr>
            </w:pPr>
            <w:r w:rsidRPr="00BC5124">
              <w:rPr>
                <w:rFonts w:ascii="Arial" w:hAnsi="Arial"/>
                <w:sz w:val="20"/>
                <w:szCs w:val="20"/>
              </w:rPr>
              <w:t>NULL</w:t>
            </w:r>
          </w:p>
        </w:tc>
        <w:tc>
          <w:tcPr>
            <w:tcW w:w="1800" w:type="dxa"/>
          </w:tcPr>
          <w:p w:rsidR="00BC5124" w:rsidRPr="00BC5124" w:rsidRDefault="00BC5124" w:rsidP="00BC5124">
            <w:pPr>
              <w:spacing w:before="0"/>
              <w:rPr>
                <w:rFonts w:ascii="Arial" w:hAnsi="Arial"/>
                <w:sz w:val="20"/>
                <w:szCs w:val="20"/>
              </w:rPr>
            </w:pPr>
            <w:r w:rsidRPr="00BC5124">
              <w:rPr>
                <w:rFonts w:ascii="Arial" w:hAnsi="Arial"/>
                <w:sz w:val="20"/>
                <w:szCs w:val="20"/>
              </w:rPr>
              <w:t>NA</w:t>
            </w:r>
          </w:p>
        </w:tc>
        <w:tc>
          <w:tcPr>
            <w:tcW w:w="1563" w:type="dxa"/>
          </w:tcPr>
          <w:p w:rsidR="00BC5124" w:rsidRPr="00BC5124" w:rsidRDefault="00BC5124" w:rsidP="00BC5124">
            <w:pPr>
              <w:spacing w:before="0"/>
              <w:rPr>
                <w:rFonts w:ascii="Arial" w:hAnsi="Arial"/>
                <w:sz w:val="20"/>
                <w:szCs w:val="20"/>
              </w:rPr>
            </w:pPr>
            <w:r w:rsidRPr="00BC5124">
              <w:rPr>
                <w:rFonts w:ascii="Arial" w:hAnsi="Arial"/>
                <w:sz w:val="20"/>
                <w:szCs w:val="20"/>
              </w:rPr>
              <w:t>NA</w:t>
            </w:r>
          </w:p>
        </w:tc>
        <w:tc>
          <w:tcPr>
            <w:tcW w:w="1322" w:type="dxa"/>
          </w:tcPr>
          <w:p w:rsidR="00BC5124" w:rsidRPr="00BC5124" w:rsidRDefault="00BC5124" w:rsidP="00BC5124">
            <w:pPr>
              <w:spacing w:before="0"/>
              <w:rPr>
                <w:rFonts w:ascii="Arial" w:hAnsi="Arial"/>
                <w:sz w:val="20"/>
                <w:szCs w:val="20"/>
              </w:rPr>
            </w:pPr>
            <w:r w:rsidRPr="00BC5124">
              <w:rPr>
                <w:rFonts w:ascii="Arial" w:hAnsi="Arial"/>
                <w:sz w:val="20"/>
                <w:szCs w:val="20"/>
              </w:rPr>
              <w:t>0</w:t>
            </w:r>
          </w:p>
        </w:tc>
      </w:tr>
      <w:tr w:rsidR="00BC5124" w:rsidRPr="00BC5124" w:rsidTr="005E23AE">
        <w:tc>
          <w:tcPr>
            <w:tcW w:w="2155" w:type="dxa"/>
            <w:hideMark/>
          </w:tcPr>
          <w:p w:rsidR="00BC5124" w:rsidRPr="00BC5124" w:rsidRDefault="00BC5124" w:rsidP="00BC5124">
            <w:pPr>
              <w:spacing w:before="0"/>
              <w:jc w:val="both"/>
              <w:rPr>
                <w:rFonts w:ascii="Arial" w:hAnsi="Arial"/>
                <w:sz w:val="20"/>
                <w:szCs w:val="20"/>
              </w:rPr>
            </w:pPr>
            <w:r w:rsidRPr="00BC5124">
              <w:rPr>
                <w:rFonts w:ascii="Arial" w:hAnsi="Arial"/>
                <w:sz w:val="20"/>
                <w:szCs w:val="20"/>
              </w:rPr>
              <w:t xml:space="preserve">SHA-256 </w:t>
            </w:r>
          </w:p>
        </w:tc>
        <w:tc>
          <w:tcPr>
            <w:tcW w:w="1800" w:type="dxa"/>
          </w:tcPr>
          <w:p w:rsidR="00BC5124" w:rsidRPr="00BC5124" w:rsidRDefault="00755DC7" w:rsidP="00BC5124">
            <w:pPr>
              <w:spacing w:before="0"/>
              <w:rPr>
                <w:rFonts w:ascii="Arial" w:hAnsi="Arial"/>
                <w:sz w:val="20"/>
                <w:szCs w:val="20"/>
              </w:rPr>
            </w:pPr>
            <w:hyperlink r:id="rId25" w:history="1">
              <w:r w:rsidR="00BC5124" w:rsidRPr="00BD764D">
                <w:rPr>
                  <w:rStyle w:val="Hyperlink"/>
                </w:rPr>
                <w:t>FIPS.180-4</w:t>
              </w:r>
            </w:hyperlink>
          </w:p>
        </w:tc>
        <w:tc>
          <w:tcPr>
            <w:tcW w:w="1563" w:type="dxa"/>
          </w:tcPr>
          <w:p w:rsidR="00BC5124" w:rsidRPr="00BC5124" w:rsidRDefault="00BC5124" w:rsidP="00BC5124">
            <w:pPr>
              <w:spacing w:before="0"/>
              <w:rPr>
                <w:rFonts w:ascii="Arial" w:hAnsi="Arial"/>
                <w:sz w:val="20"/>
                <w:szCs w:val="20"/>
              </w:rPr>
            </w:pPr>
            <w:r w:rsidRPr="00BC5124">
              <w:rPr>
                <w:rFonts w:ascii="Arial" w:hAnsi="Arial"/>
                <w:sz w:val="20"/>
                <w:szCs w:val="20"/>
              </w:rPr>
              <w:t>NA</w:t>
            </w:r>
          </w:p>
        </w:tc>
        <w:tc>
          <w:tcPr>
            <w:tcW w:w="1322" w:type="dxa"/>
            <w:hideMark/>
          </w:tcPr>
          <w:p w:rsidR="00BC5124" w:rsidRPr="00BC5124" w:rsidRDefault="00BC5124" w:rsidP="00BC5124">
            <w:pPr>
              <w:spacing w:before="0"/>
              <w:rPr>
                <w:rFonts w:ascii="Arial" w:hAnsi="Arial"/>
                <w:sz w:val="20"/>
                <w:szCs w:val="20"/>
              </w:rPr>
            </w:pPr>
            <w:r w:rsidRPr="00BC5124">
              <w:rPr>
                <w:rFonts w:ascii="Arial" w:hAnsi="Arial"/>
                <w:sz w:val="20"/>
                <w:szCs w:val="20"/>
              </w:rPr>
              <w:t>256</w:t>
            </w:r>
          </w:p>
        </w:tc>
      </w:tr>
      <w:tr w:rsidR="00BC5124" w:rsidRPr="00BC5124" w:rsidTr="005E23AE">
        <w:tc>
          <w:tcPr>
            <w:tcW w:w="2155" w:type="dxa"/>
          </w:tcPr>
          <w:p w:rsidR="00BC5124" w:rsidRPr="00BC5124" w:rsidRDefault="00BC5124" w:rsidP="00BC5124">
            <w:pPr>
              <w:spacing w:before="0"/>
              <w:rPr>
                <w:rFonts w:ascii="Arial" w:hAnsi="Arial"/>
                <w:sz w:val="20"/>
                <w:szCs w:val="20"/>
              </w:rPr>
            </w:pPr>
            <w:r>
              <w:rPr>
                <w:rFonts w:ascii="Arial" w:hAnsi="Arial"/>
                <w:sz w:val="20"/>
                <w:szCs w:val="20"/>
              </w:rPr>
              <w:t>AES-GMAC</w:t>
            </w:r>
          </w:p>
        </w:tc>
        <w:tc>
          <w:tcPr>
            <w:tcW w:w="1800" w:type="dxa"/>
          </w:tcPr>
          <w:p w:rsidR="00BC5124" w:rsidRPr="00BC5124" w:rsidRDefault="00755DC7" w:rsidP="00BC5124">
            <w:pPr>
              <w:spacing w:before="0"/>
              <w:rPr>
                <w:rFonts w:ascii="Arial" w:hAnsi="Arial"/>
                <w:sz w:val="20"/>
                <w:szCs w:val="20"/>
              </w:rPr>
            </w:pPr>
            <w:hyperlink r:id="rId26" w:history="1">
              <w:r w:rsidR="00BC5124" w:rsidRPr="00DC029D">
                <w:rPr>
                  <w:rFonts w:ascii="Arial" w:hAnsi="Arial"/>
                  <w:color w:val="0000FF"/>
                  <w:sz w:val="20"/>
                  <w:szCs w:val="20"/>
                  <w:u w:val="single"/>
                </w:rPr>
                <w:t>NIST SP800-38d</w:t>
              </w:r>
            </w:hyperlink>
          </w:p>
        </w:tc>
        <w:tc>
          <w:tcPr>
            <w:tcW w:w="1563" w:type="dxa"/>
          </w:tcPr>
          <w:p w:rsidR="00BC5124" w:rsidRPr="00BC5124" w:rsidRDefault="00BC5124" w:rsidP="00BC5124">
            <w:pPr>
              <w:spacing w:before="0"/>
              <w:rPr>
                <w:rFonts w:ascii="Arial" w:hAnsi="Arial"/>
                <w:sz w:val="20"/>
                <w:szCs w:val="20"/>
              </w:rPr>
            </w:pPr>
            <w:r>
              <w:rPr>
                <w:rFonts w:ascii="Arial" w:hAnsi="Arial"/>
                <w:sz w:val="20"/>
                <w:szCs w:val="20"/>
              </w:rPr>
              <w:t>256</w:t>
            </w:r>
          </w:p>
        </w:tc>
        <w:tc>
          <w:tcPr>
            <w:tcW w:w="1322" w:type="dxa"/>
          </w:tcPr>
          <w:p w:rsidR="00BC5124" w:rsidRPr="00BC5124" w:rsidRDefault="00BC5124" w:rsidP="00BC5124">
            <w:pPr>
              <w:spacing w:before="0"/>
              <w:rPr>
                <w:rFonts w:ascii="Arial" w:hAnsi="Arial"/>
                <w:sz w:val="20"/>
                <w:szCs w:val="20"/>
              </w:rPr>
            </w:pPr>
            <w:r>
              <w:rPr>
                <w:rFonts w:ascii="Arial" w:hAnsi="Arial"/>
                <w:sz w:val="20"/>
                <w:szCs w:val="20"/>
              </w:rPr>
              <w:t>128</w:t>
            </w:r>
          </w:p>
        </w:tc>
      </w:tr>
      <w:tr w:rsidR="00BC5124" w:rsidRPr="00BC5124" w:rsidTr="005E23AE">
        <w:tc>
          <w:tcPr>
            <w:tcW w:w="2155" w:type="dxa"/>
            <w:hideMark/>
          </w:tcPr>
          <w:p w:rsidR="00BC5124" w:rsidRPr="00BC5124" w:rsidRDefault="00BC5124" w:rsidP="00BC5124">
            <w:pPr>
              <w:spacing w:before="0"/>
              <w:rPr>
                <w:rFonts w:ascii="Arial" w:hAnsi="Arial"/>
                <w:sz w:val="20"/>
                <w:szCs w:val="20"/>
              </w:rPr>
            </w:pPr>
            <w:r w:rsidRPr="00BC5124">
              <w:rPr>
                <w:rFonts w:ascii="Arial" w:hAnsi="Arial"/>
                <w:sz w:val="20"/>
                <w:szCs w:val="20"/>
              </w:rPr>
              <w:t>HMAC-SHA-256</w:t>
            </w:r>
          </w:p>
        </w:tc>
        <w:tc>
          <w:tcPr>
            <w:tcW w:w="1800" w:type="dxa"/>
          </w:tcPr>
          <w:p w:rsidR="00BC5124" w:rsidRPr="00BC5124" w:rsidRDefault="00755DC7" w:rsidP="00BC5124">
            <w:pPr>
              <w:spacing w:before="0"/>
              <w:rPr>
                <w:rFonts w:ascii="Arial" w:hAnsi="Arial"/>
                <w:sz w:val="20"/>
                <w:szCs w:val="20"/>
              </w:rPr>
            </w:pPr>
            <w:hyperlink r:id="rId27" w:history="1">
              <w:r w:rsidR="00BC5124" w:rsidRPr="00BD764D">
                <w:rPr>
                  <w:rStyle w:val="Hyperlink"/>
                </w:rPr>
                <w:t>FIPS.198-1</w:t>
              </w:r>
            </w:hyperlink>
          </w:p>
        </w:tc>
        <w:tc>
          <w:tcPr>
            <w:tcW w:w="1563" w:type="dxa"/>
          </w:tcPr>
          <w:p w:rsidR="00BC5124" w:rsidRPr="00BC5124" w:rsidRDefault="00BC5124" w:rsidP="00BC5124">
            <w:pPr>
              <w:spacing w:before="0"/>
              <w:rPr>
                <w:rFonts w:ascii="Arial" w:hAnsi="Arial"/>
                <w:sz w:val="20"/>
                <w:szCs w:val="20"/>
              </w:rPr>
            </w:pPr>
            <w:r w:rsidRPr="00BC5124">
              <w:rPr>
                <w:rFonts w:ascii="Arial" w:hAnsi="Arial"/>
                <w:sz w:val="20"/>
                <w:szCs w:val="20"/>
              </w:rPr>
              <w:t>256</w:t>
            </w:r>
          </w:p>
        </w:tc>
        <w:tc>
          <w:tcPr>
            <w:tcW w:w="1322" w:type="dxa"/>
            <w:hideMark/>
          </w:tcPr>
          <w:p w:rsidR="00BC5124" w:rsidRPr="00BC5124" w:rsidRDefault="00BC5124" w:rsidP="00BC5124">
            <w:pPr>
              <w:spacing w:before="0"/>
              <w:rPr>
                <w:rFonts w:ascii="Arial" w:hAnsi="Arial"/>
                <w:sz w:val="20"/>
                <w:szCs w:val="20"/>
              </w:rPr>
            </w:pPr>
            <w:r w:rsidRPr="00BC5124">
              <w:rPr>
                <w:rFonts w:ascii="Arial" w:hAnsi="Arial"/>
                <w:sz w:val="20"/>
                <w:szCs w:val="20"/>
              </w:rPr>
              <w:t>256</w:t>
            </w:r>
          </w:p>
        </w:tc>
      </w:tr>
    </w:tbl>
    <w:p w:rsidR="00BC5124" w:rsidRDefault="00BC5124" w:rsidP="00BC5124">
      <w:pPr>
        <w:pStyle w:val="Heading2"/>
      </w:pPr>
      <w:bookmarkStart w:id="27" w:name="_Toc536782211"/>
      <w:bookmarkStart w:id="28" w:name="_Toc536792049"/>
      <w:r>
        <w:t>Deterministic Random Number Generator (DRNG)</w:t>
      </w:r>
      <w:bookmarkEnd w:id="27"/>
      <w:bookmarkEnd w:id="28"/>
    </w:p>
    <w:p w:rsidR="00BC5124" w:rsidRPr="009D5C10" w:rsidRDefault="00BC5124" w:rsidP="00BC5124">
      <w:pPr>
        <w:pStyle w:val="Body"/>
      </w:pPr>
      <w:r>
        <w:t xml:space="preserve">A DRNG is used to generate a random number from a seed or entropy. The DRNG as specified in </w:t>
      </w:r>
      <w:hyperlink r:id="rId28" w:history="1">
        <w:r w:rsidRPr="00583F40">
          <w:rPr>
            <w:rStyle w:val="Hyperlink"/>
          </w:rPr>
          <w:t>NIST SP800-90A</w:t>
        </w:r>
      </w:hyperlink>
      <w:r>
        <w:rPr>
          <w:rStyle w:val="Hyperlink"/>
        </w:rPr>
        <w:t xml:space="preserve"> revision1</w:t>
      </w:r>
      <w:r>
        <w:t xml:space="preserve"> will be implemented. The DRNG is built using AES-256 block cipher per section 10.2.</w:t>
      </w:r>
    </w:p>
    <w:p w:rsidR="00BC5124" w:rsidRPr="00BD764D" w:rsidRDefault="00BC5124" w:rsidP="00BC5124">
      <w:pPr>
        <w:keepNext/>
        <w:spacing w:after="120"/>
        <w:jc w:val="center"/>
        <w:rPr>
          <w:rFonts w:ascii="Arial" w:hAnsi="Arial"/>
          <w:b/>
          <w:bCs/>
          <w:sz w:val="20"/>
          <w:szCs w:val="20"/>
        </w:rPr>
      </w:pPr>
      <w:bookmarkStart w:id="29" w:name="_Toc536792116"/>
      <w:r w:rsidRPr="00BD764D">
        <w:rPr>
          <w:rFonts w:ascii="Arial" w:hAnsi="Arial"/>
          <w:b/>
          <w:bCs/>
          <w:sz w:val="20"/>
          <w:szCs w:val="20"/>
        </w:rPr>
        <w:t xml:space="preserve">Table </w:t>
      </w:r>
      <w:r w:rsidRPr="00BD764D">
        <w:rPr>
          <w:rFonts w:ascii="Arial" w:hAnsi="Arial"/>
          <w:b/>
          <w:bCs/>
          <w:noProof/>
          <w:sz w:val="20"/>
          <w:szCs w:val="20"/>
        </w:rPr>
        <w:fldChar w:fldCharType="begin"/>
      </w:r>
      <w:r w:rsidRPr="00BD764D">
        <w:rPr>
          <w:rFonts w:ascii="Arial" w:hAnsi="Arial"/>
          <w:b/>
          <w:bCs/>
          <w:noProof/>
          <w:sz w:val="20"/>
          <w:szCs w:val="20"/>
        </w:rPr>
        <w:instrText xml:space="preserve"> SEQ Table \* ARABIC </w:instrText>
      </w:r>
      <w:r w:rsidRPr="00BD764D">
        <w:rPr>
          <w:rFonts w:ascii="Arial" w:hAnsi="Arial"/>
          <w:b/>
          <w:bCs/>
          <w:noProof/>
          <w:sz w:val="20"/>
          <w:szCs w:val="20"/>
        </w:rPr>
        <w:fldChar w:fldCharType="separate"/>
      </w:r>
      <w:r w:rsidR="009D7F9C">
        <w:rPr>
          <w:rFonts w:ascii="Arial" w:hAnsi="Arial"/>
          <w:b/>
          <w:bCs/>
          <w:noProof/>
          <w:sz w:val="20"/>
          <w:szCs w:val="20"/>
        </w:rPr>
        <w:t>9</w:t>
      </w:r>
      <w:r w:rsidRPr="00BD764D">
        <w:rPr>
          <w:rFonts w:ascii="Arial" w:hAnsi="Arial"/>
          <w:b/>
          <w:bCs/>
          <w:noProof/>
          <w:sz w:val="20"/>
          <w:szCs w:val="20"/>
        </w:rPr>
        <w:fldChar w:fldCharType="end"/>
      </w:r>
      <w:r w:rsidRPr="00BD764D">
        <w:rPr>
          <w:rFonts w:ascii="Arial" w:hAnsi="Arial"/>
          <w:b/>
          <w:bCs/>
          <w:sz w:val="20"/>
          <w:szCs w:val="20"/>
        </w:rPr>
        <w:t xml:space="preserve"> DRNG NIST Parameters</w:t>
      </w:r>
      <w:bookmarkEnd w:id="29"/>
    </w:p>
    <w:tbl>
      <w:tblPr>
        <w:tblStyle w:val="brcm-tbl2"/>
        <w:tblW w:w="0" w:type="auto"/>
        <w:tblLook w:val="04A0" w:firstRow="1" w:lastRow="0" w:firstColumn="1" w:lastColumn="0" w:noHBand="0" w:noVBand="1"/>
      </w:tblPr>
      <w:tblGrid>
        <w:gridCol w:w="3116"/>
        <w:gridCol w:w="3117"/>
        <w:gridCol w:w="3117"/>
      </w:tblGrid>
      <w:tr w:rsidR="00BC5124" w:rsidRPr="00BD764D" w:rsidTr="005E23AE">
        <w:trPr>
          <w:cnfStyle w:val="100000000000" w:firstRow="1" w:lastRow="0" w:firstColumn="0" w:lastColumn="0" w:oddVBand="0" w:evenVBand="0" w:oddHBand="0" w:evenHBand="0" w:firstRowFirstColumn="0" w:firstRowLastColumn="0" w:lastRowFirstColumn="0" w:lastRowLastColumn="0"/>
        </w:trPr>
        <w:tc>
          <w:tcPr>
            <w:tcW w:w="3116" w:type="dxa"/>
          </w:tcPr>
          <w:p w:rsidR="00BC5124" w:rsidRPr="00BD764D" w:rsidRDefault="00BC5124" w:rsidP="005E23AE">
            <w:pPr>
              <w:spacing w:before="0"/>
              <w:rPr>
                <w:rFonts w:ascii="Arial" w:hAnsi="Arial"/>
                <w:sz w:val="20"/>
                <w:szCs w:val="20"/>
              </w:rPr>
            </w:pPr>
            <w:r w:rsidRPr="00BD764D">
              <w:rPr>
                <w:rFonts w:ascii="Arial" w:hAnsi="Arial"/>
                <w:sz w:val="20"/>
                <w:szCs w:val="20"/>
              </w:rPr>
              <w:t>Parameter</w:t>
            </w:r>
          </w:p>
        </w:tc>
        <w:tc>
          <w:tcPr>
            <w:tcW w:w="3117" w:type="dxa"/>
          </w:tcPr>
          <w:p w:rsidR="00BC5124" w:rsidRPr="00BD764D" w:rsidRDefault="00BC5124" w:rsidP="005E23AE">
            <w:pPr>
              <w:spacing w:before="0"/>
              <w:rPr>
                <w:rFonts w:ascii="Arial" w:hAnsi="Arial"/>
                <w:sz w:val="20"/>
                <w:szCs w:val="20"/>
              </w:rPr>
            </w:pPr>
            <w:r w:rsidRPr="00BD764D">
              <w:rPr>
                <w:rFonts w:ascii="Arial" w:hAnsi="Arial"/>
                <w:sz w:val="20"/>
                <w:szCs w:val="20"/>
              </w:rPr>
              <w:t>Value</w:t>
            </w:r>
          </w:p>
        </w:tc>
        <w:tc>
          <w:tcPr>
            <w:tcW w:w="3117" w:type="dxa"/>
          </w:tcPr>
          <w:p w:rsidR="00BC5124" w:rsidRPr="00BD764D" w:rsidRDefault="00BC5124" w:rsidP="005E23AE">
            <w:pPr>
              <w:spacing w:before="0"/>
              <w:rPr>
                <w:rFonts w:ascii="Arial" w:hAnsi="Arial"/>
                <w:sz w:val="20"/>
                <w:szCs w:val="20"/>
              </w:rPr>
            </w:pPr>
            <w:r w:rsidRPr="00BD764D">
              <w:rPr>
                <w:rFonts w:ascii="Arial" w:hAnsi="Arial"/>
                <w:sz w:val="20"/>
                <w:szCs w:val="20"/>
              </w:rPr>
              <w:t>Notes</w:t>
            </w:r>
          </w:p>
        </w:tc>
      </w:tr>
      <w:tr w:rsidR="00BC5124" w:rsidRPr="00BD764D" w:rsidTr="005E23AE">
        <w:tc>
          <w:tcPr>
            <w:tcW w:w="3116" w:type="dxa"/>
          </w:tcPr>
          <w:p w:rsidR="00BC5124" w:rsidRPr="00BD764D" w:rsidRDefault="00BC5124" w:rsidP="005E23AE">
            <w:pPr>
              <w:spacing w:before="0"/>
              <w:rPr>
                <w:rFonts w:ascii="Arial" w:hAnsi="Arial"/>
                <w:sz w:val="20"/>
                <w:szCs w:val="20"/>
              </w:rPr>
            </w:pPr>
            <w:r w:rsidRPr="00BD764D">
              <w:rPr>
                <w:rFonts w:ascii="Arial" w:hAnsi="Arial"/>
                <w:sz w:val="20"/>
                <w:szCs w:val="20"/>
              </w:rPr>
              <w:t>Block Cipher</w:t>
            </w:r>
          </w:p>
        </w:tc>
        <w:tc>
          <w:tcPr>
            <w:tcW w:w="3117" w:type="dxa"/>
          </w:tcPr>
          <w:p w:rsidR="00BC5124" w:rsidRPr="00BD764D" w:rsidRDefault="00BC5124" w:rsidP="005E23AE">
            <w:pPr>
              <w:spacing w:before="0"/>
              <w:jc w:val="center"/>
              <w:rPr>
                <w:rFonts w:ascii="Arial" w:hAnsi="Arial"/>
                <w:sz w:val="20"/>
                <w:szCs w:val="20"/>
              </w:rPr>
            </w:pPr>
            <w:r w:rsidRPr="00BD764D">
              <w:rPr>
                <w:rFonts w:ascii="Arial" w:hAnsi="Arial"/>
                <w:sz w:val="20"/>
                <w:szCs w:val="20"/>
              </w:rPr>
              <w:t>AES-256</w:t>
            </w:r>
          </w:p>
        </w:tc>
        <w:tc>
          <w:tcPr>
            <w:tcW w:w="3117" w:type="dxa"/>
          </w:tcPr>
          <w:p w:rsidR="00BC5124" w:rsidRPr="00BD764D" w:rsidRDefault="00BC5124" w:rsidP="005E23AE">
            <w:pPr>
              <w:spacing w:before="0"/>
              <w:rPr>
                <w:rFonts w:ascii="Arial" w:hAnsi="Arial"/>
                <w:sz w:val="20"/>
                <w:szCs w:val="20"/>
              </w:rPr>
            </w:pPr>
            <w:r w:rsidRPr="00BD764D">
              <w:rPr>
                <w:rFonts w:ascii="Arial" w:hAnsi="Arial"/>
                <w:sz w:val="20"/>
                <w:szCs w:val="20"/>
              </w:rPr>
              <w:t>AES_ECB (no chaining)</w:t>
            </w:r>
          </w:p>
        </w:tc>
      </w:tr>
      <w:tr w:rsidR="00BC5124" w:rsidRPr="00BD764D" w:rsidTr="005E23AE">
        <w:tc>
          <w:tcPr>
            <w:tcW w:w="3116" w:type="dxa"/>
          </w:tcPr>
          <w:p w:rsidR="00BC5124" w:rsidRPr="00BD764D" w:rsidRDefault="00BC5124" w:rsidP="005E23AE">
            <w:pPr>
              <w:spacing w:before="0"/>
              <w:rPr>
                <w:rFonts w:ascii="Arial" w:hAnsi="Arial"/>
                <w:sz w:val="20"/>
                <w:szCs w:val="20"/>
              </w:rPr>
            </w:pPr>
            <w:r w:rsidRPr="00BD764D">
              <w:rPr>
                <w:rFonts w:ascii="Arial" w:hAnsi="Arial"/>
                <w:sz w:val="20"/>
                <w:szCs w:val="20"/>
              </w:rPr>
              <w:t>Security strength</w:t>
            </w:r>
          </w:p>
        </w:tc>
        <w:tc>
          <w:tcPr>
            <w:tcW w:w="3117" w:type="dxa"/>
          </w:tcPr>
          <w:p w:rsidR="00BC5124" w:rsidRPr="00BD764D" w:rsidRDefault="00BC5124" w:rsidP="005E23AE">
            <w:pPr>
              <w:spacing w:before="0"/>
              <w:jc w:val="center"/>
              <w:rPr>
                <w:rFonts w:ascii="Arial" w:hAnsi="Arial"/>
                <w:sz w:val="20"/>
                <w:szCs w:val="20"/>
              </w:rPr>
            </w:pPr>
            <w:r w:rsidRPr="00BD764D">
              <w:rPr>
                <w:rFonts w:ascii="Arial" w:hAnsi="Arial"/>
                <w:sz w:val="20"/>
                <w:szCs w:val="20"/>
              </w:rPr>
              <w:t>256b</w:t>
            </w:r>
          </w:p>
        </w:tc>
        <w:tc>
          <w:tcPr>
            <w:tcW w:w="3117" w:type="dxa"/>
          </w:tcPr>
          <w:p w:rsidR="00BC5124" w:rsidRPr="00BD764D" w:rsidRDefault="00BC5124" w:rsidP="005E23AE">
            <w:pPr>
              <w:spacing w:before="0"/>
              <w:rPr>
                <w:rFonts w:ascii="Arial" w:hAnsi="Arial"/>
                <w:sz w:val="20"/>
                <w:szCs w:val="20"/>
              </w:rPr>
            </w:pPr>
          </w:p>
        </w:tc>
      </w:tr>
      <w:tr w:rsidR="00BC5124" w:rsidRPr="00BD764D" w:rsidTr="005E23AE">
        <w:tc>
          <w:tcPr>
            <w:tcW w:w="3116" w:type="dxa"/>
          </w:tcPr>
          <w:p w:rsidR="00BC5124" w:rsidRPr="00BD764D" w:rsidRDefault="00BC5124" w:rsidP="005E23AE">
            <w:pPr>
              <w:spacing w:before="0"/>
              <w:rPr>
                <w:rFonts w:ascii="Arial" w:hAnsi="Arial"/>
                <w:sz w:val="20"/>
                <w:szCs w:val="20"/>
              </w:rPr>
            </w:pPr>
            <w:r w:rsidRPr="00BD764D">
              <w:rPr>
                <w:rFonts w:ascii="Arial" w:hAnsi="Arial"/>
                <w:sz w:val="20"/>
                <w:szCs w:val="20"/>
              </w:rPr>
              <w:t>Key size</w:t>
            </w:r>
          </w:p>
        </w:tc>
        <w:tc>
          <w:tcPr>
            <w:tcW w:w="3117" w:type="dxa"/>
          </w:tcPr>
          <w:p w:rsidR="00BC5124" w:rsidRPr="00BD764D" w:rsidRDefault="00BC5124" w:rsidP="005E23AE">
            <w:pPr>
              <w:spacing w:before="0"/>
              <w:jc w:val="center"/>
              <w:rPr>
                <w:rFonts w:ascii="Arial" w:hAnsi="Arial"/>
                <w:sz w:val="20"/>
                <w:szCs w:val="20"/>
              </w:rPr>
            </w:pPr>
            <w:r w:rsidRPr="00BD764D">
              <w:rPr>
                <w:rFonts w:ascii="Arial" w:hAnsi="Arial"/>
                <w:sz w:val="20"/>
                <w:szCs w:val="20"/>
              </w:rPr>
              <w:t>256b</w:t>
            </w:r>
          </w:p>
        </w:tc>
        <w:tc>
          <w:tcPr>
            <w:tcW w:w="3117" w:type="dxa"/>
          </w:tcPr>
          <w:p w:rsidR="00BC5124" w:rsidRPr="00BD764D" w:rsidRDefault="00BC5124" w:rsidP="005E23AE">
            <w:pPr>
              <w:spacing w:before="0"/>
              <w:rPr>
                <w:rFonts w:ascii="Arial" w:hAnsi="Arial"/>
                <w:sz w:val="20"/>
                <w:szCs w:val="20"/>
              </w:rPr>
            </w:pPr>
          </w:p>
        </w:tc>
      </w:tr>
      <w:tr w:rsidR="00BC5124" w:rsidRPr="00BD764D" w:rsidTr="005E23AE">
        <w:tc>
          <w:tcPr>
            <w:tcW w:w="3116" w:type="dxa"/>
          </w:tcPr>
          <w:p w:rsidR="00BC5124" w:rsidRPr="00BD764D" w:rsidRDefault="00BC5124" w:rsidP="005E23AE">
            <w:pPr>
              <w:spacing w:before="0"/>
              <w:rPr>
                <w:rFonts w:ascii="Arial" w:hAnsi="Arial"/>
                <w:sz w:val="20"/>
                <w:szCs w:val="20"/>
              </w:rPr>
            </w:pPr>
            <w:r w:rsidRPr="00BD764D">
              <w:rPr>
                <w:rFonts w:ascii="Arial" w:hAnsi="Arial"/>
                <w:sz w:val="20"/>
                <w:szCs w:val="20"/>
              </w:rPr>
              <w:t>Block length (</w:t>
            </w:r>
            <w:proofErr w:type="spellStart"/>
            <w:r w:rsidRPr="00BD764D">
              <w:rPr>
                <w:rFonts w:ascii="Arial" w:hAnsi="Arial"/>
                <w:sz w:val="20"/>
                <w:szCs w:val="20"/>
              </w:rPr>
              <w:t>outlen</w:t>
            </w:r>
            <w:proofErr w:type="spellEnd"/>
            <w:r w:rsidRPr="00BD764D">
              <w:rPr>
                <w:rFonts w:ascii="Arial" w:hAnsi="Arial"/>
                <w:sz w:val="20"/>
                <w:szCs w:val="20"/>
              </w:rPr>
              <w:t>)</w:t>
            </w:r>
          </w:p>
        </w:tc>
        <w:tc>
          <w:tcPr>
            <w:tcW w:w="3117" w:type="dxa"/>
          </w:tcPr>
          <w:p w:rsidR="00BC5124" w:rsidRPr="00BD764D" w:rsidRDefault="00BC5124" w:rsidP="005E23AE">
            <w:pPr>
              <w:spacing w:before="0"/>
              <w:jc w:val="center"/>
              <w:rPr>
                <w:rFonts w:ascii="Arial" w:hAnsi="Arial"/>
                <w:sz w:val="20"/>
                <w:szCs w:val="20"/>
              </w:rPr>
            </w:pPr>
            <w:r w:rsidRPr="00BD764D">
              <w:rPr>
                <w:rFonts w:ascii="Arial" w:hAnsi="Arial"/>
                <w:sz w:val="20"/>
                <w:szCs w:val="20"/>
              </w:rPr>
              <w:t>128b</w:t>
            </w:r>
          </w:p>
        </w:tc>
        <w:tc>
          <w:tcPr>
            <w:tcW w:w="3117" w:type="dxa"/>
          </w:tcPr>
          <w:p w:rsidR="00BC5124" w:rsidRPr="00BD764D" w:rsidRDefault="00BC5124" w:rsidP="005E23AE">
            <w:pPr>
              <w:spacing w:before="0"/>
              <w:rPr>
                <w:rFonts w:ascii="Arial" w:hAnsi="Arial"/>
                <w:sz w:val="20"/>
                <w:szCs w:val="20"/>
              </w:rPr>
            </w:pPr>
          </w:p>
        </w:tc>
      </w:tr>
      <w:tr w:rsidR="00BC5124" w:rsidRPr="00BD764D" w:rsidTr="005E23AE">
        <w:tc>
          <w:tcPr>
            <w:tcW w:w="3116" w:type="dxa"/>
          </w:tcPr>
          <w:p w:rsidR="00BC5124" w:rsidRPr="00BD764D" w:rsidRDefault="00BC5124" w:rsidP="005E23AE">
            <w:pPr>
              <w:spacing w:before="0"/>
              <w:rPr>
                <w:rFonts w:ascii="Arial" w:hAnsi="Arial"/>
                <w:sz w:val="20"/>
                <w:szCs w:val="20"/>
              </w:rPr>
            </w:pPr>
            <w:r w:rsidRPr="00BD764D">
              <w:rPr>
                <w:rFonts w:ascii="Arial" w:hAnsi="Arial"/>
                <w:sz w:val="20"/>
                <w:szCs w:val="20"/>
              </w:rPr>
              <w:lastRenderedPageBreak/>
              <w:t>Seed Length (</w:t>
            </w:r>
            <w:proofErr w:type="spellStart"/>
            <w:r w:rsidRPr="00BD764D">
              <w:rPr>
                <w:rFonts w:ascii="Arial" w:hAnsi="Arial"/>
                <w:sz w:val="20"/>
                <w:szCs w:val="20"/>
              </w:rPr>
              <w:t>seedlen</w:t>
            </w:r>
            <w:proofErr w:type="spellEnd"/>
            <w:r w:rsidRPr="00BD764D">
              <w:rPr>
                <w:rFonts w:ascii="Arial" w:hAnsi="Arial"/>
                <w:sz w:val="20"/>
                <w:szCs w:val="20"/>
              </w:rPr>
              <w:t>)</w:t>
            </w:r>
          </w:p>
        </w:tc>
        <w:tc>
          <w:tcPr>
            <w:tcW w:w="3117" w:type="dxa"/>
          </w:tcPr>
          <w:p w:rsidR="00BC5124" w:rsidRPr="00BD764D" w:rsidRDefault="00BC5124" w:rsidP="005E23AE">
            <w:pPr>
              <w:spacing w:before="0"/>
              <w:jc w:val="center"/>
              <w:rPr>
                <w:rFonts w:ascii="Arial" w:hAnsi="Arial"/>
                <w:sz w:val="20"/>
                <w:szCs w:val="20"/>
              </w:rPr>
            </w:pPr>
            <w:r w:rsidRPr="00BD764D">
              <w:rPr>
                <w:rFonts w:ascii="Arial" w:hAnsi="Arial"/>
                <w:sz w:val="20"/>
                <w:szCs w:val="20"/>
              </w:rPr>
              <w:t>384b</w:t>
            </w:r>
          </w:p>
        </w:tc>
        <w:tc>
          <w:tcPr>
            <w:tcW w:w="3117" w:type="dxa"/>
          </w:tcPr>
          <w:p w:rsidR="00BC5124" w:rsidRPr="00BD764D" w:rsidRDefault="00BC5124" w:rsidP="005E23AE">
            <w:pPr>
              <w:spacing w:before="0"/>
              <w:rPr>
                <w:rFonts w:ascii="Arial" w:hAnsi="Arial"/>
                <w:sz w:val="20"/>
                <w:szCs w:val="20"/>
              </w:rPr>
            </w:pPr>
            <w:r w:rsidRPr="00BD764D">
              <w:rPr>
                <w:rFonts w:ascii="Arial" w:hAnsi="Arial"/>
                <w:sz w:val="20"/>
                <w:szCs w:val="20"/>
              </w:rPr>
              <w:t xml:space="preserve">Key </w:t>
            </w:r>
            <w:proofErr w:type="spellStart"/>
            <w:r w:rsidRPr="00BD764D">
              <w:rPr>
                <w:rFonts w:ascii="Arial" w:hAnsi="Arial"/>
                <w:sz w:val="20"/>
                <w:szCs w:val="20"/>
              </w:rPr>
              <w:t>size+outlen</w:t>
            </w:r>
            <w:proofErr w:type="spellEnd"/>
          </w:p>
        </w:tc>
      </w:tr>
      <w:tr w:rsidR="00BC5124" w:rsidRPr="00BD764D" w:rsidTr="005E23AE">
        <w:tc>
          <w:tcPr>
            <w:tcW w:w="3116" w:type="dxa"/>
            <w:tcBorders>
              <w:bottom w:val="single" w:sz="4" w:space="0" w:color="auto"/>
            </w:tcBorders>
          </w:tcPr>
          <w:p w:rsidR="00BC5124" w:rsidRPr="00BD764D" w:rsidRDefault="00BC5124" w:rsidP="005E23AE">
            <w:pPr>
              <w:spacing w:before="0"/>
              <w:rPr>
                <w:rFonts w:ascii="Arial" w:hAnsi="Arial"/>
                <w:sz w:val="20"/>
                <w:szCs w:val="20"/>
              </w:rPr>
            </w:pPr>
            <w:r w:rsidRPr="00BD764D">
              <w:rPr>
                <w:rFonts w:ascii="Arial" w:hAnsi="Arial"/>
                <w:sz w:val="20"/>
                <w:szCs w:val="20"/>
              </w:rPr>
              <w:t>Df function</w:t>
            </w:r>
          </w:p>
        </w:tc>
        <w:tc>
          <w:tcPr>
            <w:tcW w:w="3117" w:type="dxa"/>
            <w:tcBorders>
              <w:bottom w:val="single" w:sz="4" w:space="0" w:color="auto"/>
            </w:tcBorders>
          </w:tcPr>
          <w:p w:rsidR="00BC5124" w:rsidRPr="00BD764D" w:rsidRDefault="00BC5124" w:rsidP="005E23AE">
            <w:pPr>
              <w:spacing w:before="0"/>
              <w:jc w:val="center"/>
              <w:rPr>
                <w:rFonts w:ascii="Arial" w:hAnsi="Arial"/>
                <w:sz w:val="20"/>
                <w:szCs w:val="20"/>
              </w:rPr>
            </w:pPr>
            <w:r w:rsidRPr="00BD764D">
              <w:rPr>
                <w:rFonts w:ascii="Arial" w:hAnsi="Arial"/>
                <w:sz w:val="20"/>
                <w:szCs w:val="20"/>
              </w:rPr>
              <w:t>None</w:t>
            </w:r>
          </w:p>
        </w:tc>
        <w:tc>
          <w:tcPr>
            <w:tcW w:w="3117" w:type="dxa"/>
            <w:tcBorders>
              <w:bottom w:val="single" w:sz="4" w:space="0" w:color="auto"/>
            </w:tcBorders>
          </w:tcPr>
          <w:p w:rsidR="00BC5124" w:rsidRPr="00BD764D" w:rsidRDefault="00BC5124" w:rsidP="005E23AE">
            <w:pPr>
              <w:spacing w:before="0"/>
              <w:rPr>
                <w:rFonts w:ascii="Arial" w:hAnsi="Arial"/>
                <w:sz w:val="20"/>
                <w:szCs w:val="20"/>
              </w:rPr>
            </w:pPr>
            <w:r w:rsidRPr="00BD764D">
              <w:rPr>
                <w:rFonts w:ascii="Arial" w:hAnsi="Arial"/>
                <w:sz w:val="20"/>
                <w:szCs w:val="20"/>
              </w:rPr>
              <w:t>Not implemented.</w:t>
            </w:r>
          </w:p>
        </w:tc>
      </w:tr>
      <w:tr w:rsidR="00BC5124" w:rsidRPr="00BD764D" w:rsidTr="005E23AE">
        <w:tc>
          <w:tcPr>
            <w:tcW w:w="3116" w:type="dxa"/>
          </w:tcPr>
          <w:p w:rsidR="00BC5124" w:rsidRPr="00BD764D" w:rsidRDefault="00BC5124" w:rsidP="005E23AE">
            <w:pPr>
              <w:spacing w:before="0"/>
              <w:rPr>
                <w:rFonts w:ascii="Arial" w:hAnsi="Arial"/>
                <w:sz w:val="20"/>
                <w:szCs w:val="20"/>
              </w:rPr>
            </w:pPr>
            <w:r w:rsidRPr="00BD764D">
              <w:rPr>
                <w:rFonts w:ascii="Arial" w:hAnsi="Arial"/>
                <w:sz w:val="20"/>
                <w:szCs w:val="20"/>
              </w:rPr>
              <w:t>Prediction resistance</w:t>
            </w:r>
          </w:p>
        </w:tc>
        <w:tc>
          <w:tcPr>
            <w:tcW w:w="3117" w:type="dxa"/>
          </w:tcPr>
          <w:p w:rsidR="00BC5124" w:rsidRPr="00BD764D" w:rsidRDefault="00BC5124" w:rsidP="005E23AE">
            <w:pPr>
              <w:spacing w:before="0"/>
              <w:jc w:val="center"/>
              <w:rPr>
                <w:rFonts w:ascii="Arial" w:hAnsi="Arial"/>
                <w:sz w:val="20"/>
                <w:szCs w:val="20"/>
              </w:rPr>
            </w:pPr>
            <w:r w:rsidRPr="00BD764D">
              <w:rPr>
                <w:rFonts w:ascii="Arial" w:hAnsi="Arial"/>
                <w:sz w:val="20"/>
                <w:szCs w:val="20"/>
              </w:rPr>
              <w:t>None</w:t>
            </w:r>
          </w:p>
        </w:tc>
        <w:tc>
          <w:tcPr>
            <w:tcW w:w="3117" w:type="dxa"/>
          </w:tcPr>
          <w:p w:rsidR="00BC5124" w:rsidRPr="00BD764D" w:rsidRDefault="00BC5124" w:rsidP="005E23AE">
            <w:pPr>
              <w:spacing w:before="0"/>
              <w:rPr>
                <w:rFonts w:ascii="Arial" w:hAnsi="Arial"/>
                <w:sz w:val="20"/>
                <w:szCs w:val="20"/>
              </w:rPr>
            </w:pPr>
            <w:r w:rsidRPr="00BD764D">
              <w:rPr>
                <w:rFonts w:ascii="Arial" w:hAnsi="Arial"/>
                <w:sz w:val="20"/>
                <w:szCs w:val="20"/>
              </w:rPr>
              <w:t>Not supported</w:t>
            </w:r>
          </w:p>
        </w:tc>
      </w:tr>
      <w:tr w:rsidR="00BC5124" w:rsidRPr="00BD764D" w:rsidTr="005E23AE">
        <w:tc>
          <w:tcPr>
            <w:tcW w:w="3116" w:type="dxa"/>
            <w:tcBorders>
              <w:bottom w:val="single" w:sz="4" w:space="0" w:color="auto"/>
            </w:tcBorders>
          </w:tcPr>
          <w:p w:rsidR="00BC5124" w:rsidRPr="00BD764D" w:rsidRDefault="00BC5124" w:rsidP="005E23AE">
            <w:pPr>
              <w:spacing w:before="0"/>
              <w:rPr>
                <w:rFonts w:ascii="Arial" w:hAnsi="Arial"/>
                <w:sz w:val="20"/>
                <w:szCs w:val="20"/>
              </w:rPr>
            </w:pPr>
            <w:r w:rsidRPr="00BD764D">
              <w:rPr>
                <w:rFonts w:ascii="Arial" w:hAnsi="Arial"/>
                <w:sz w:val="20"/>
                <w:szCs w:val="20"/>
              </w:rPr>
              <w:t>Reseed counter size</w:t>
            </w:r>
          </w:p>
        </w:tc>
        <w:tc>
          <w:tcPr>
            <w:tcW w:w="3117" w:type="dxa"/>
            <w:tcBorders>
              <w:bottom w:val="single" w:sz="4" w:space="0" w:color="auto"/>
            </w:tcBorders>
          </w:tcPr>
          <w:p w:rsidR="00BC5124" w:rsidRPr="00BD764D" w:rsidRDefault="00BC5124" w:rsidP="005E23AE">
            <w:pPr>
              <w:spacing w:before="0"/>
              <w:jc w:val="center"/>
              <w:rPr>
                <w:rFonts w:ascii="Arial" w:hAnsi="Arial"/>
                <w:sz w:val="20"/>
                <w:szCs w:val="20"/>
              </w:rPr>
            </w:pPr>
            <w:r w:rsidRPr="00BD764D">
              <w:rPr>
                <w:rFonts w:ascii="Arial" w:hAnsi="Arial"/>
                <w:sz w:val="20"/>
                <w:szCs w:val="20"/>
              </w:rPr>
              <w:t>32 bits</w:t>
            </w:r>
          </w:p>
        </w:tc>
        <w:tc>
          <w:tcPr>
            <w:tcW w:w="3117" w:type="dxa"/>
            <w:tcBorders>
              <w:bottom w:val="single" w:sz="4" w:space="0" w:color="auto"/>
            </w:tcBorders>
          </w:tcPr>
          <w:p w:rsidR="00BC5124" w:rsidRPr="00BD764D" w:rsidRDefault="00BC5124" w:rsidP="005E23AE">
            <w:pPr>
              <w:tabs>
                <w:tab w:val="left" w:pos="660"/>
              </w:tabs>
              <w:spacing w:before="0"/>
              <w:rPr>
                <w:rFonts w:ascii="Arial" w:hAnsi="Arial"/>
                <w:sz w:val="20"/>
                <w:szCs w:val="20"/>
              </w:rPr>
            </w:pPr>
          </w:p>
        </w:tc>
      </w:tr>
      <w:tr w:rsidR="00BC5124" w:rsidRPr="00BD764D" w:rsidTr="005E23AE">
        <w:tc>
          <w:tcPr>
            <w:tcW w:w="3116" w:type="dxa"/>
            <w:tcBorders>
              <w:top w:val="single" w:sz="4" w:space="0" w:color="auto"/>
              <w:left w:val="single" w:sz="4" w:space="0" w:color="auto"/>
              <w:bottom w:val="single" w:sz="4" w:space="0" w:color="auto"/>
              <w:right w:val="single" w:sz="4" w:space="0" w:color="auto"/>
            </w:tcBorders>
          </w:tcPr>
          <w:p w:rsidR="00BC5124" w:rsidRPr="00BD764D" w:rsidRDefault="00BC5124" w:rsidP="005E23AE">
            <w:pPr>
              <w:spacing w:before="0"/>
              <w:rPr>
                <w:rFonts w:ascii="Arial" w:hAnsi="Arial"/>
                <w:sz w:val="20"/>
                <w:szCs w:val="20"/>
              </w:rPr>
            </w:pPr>
            <w:r w:rsidRPr="00BD764D">
              <w:rPr>
                <w:rFonts w:ascii="Arial" w:hAnsi="Arial"/>
                <w:sz w:val="20"/>
                <w:szCs w:val="20"/>
              </w:rPr>
              <w:t>Health Check</w:t>
            </w:r>
          </w:p>
        </w:tc>
        <w:tc>
          <w:tcPr>
            <w:tcW w:w="3117" w:type="dxa"/>
            <w:tcBorders>
              <w:top w:val="single" w:sz="4" w:space="0" w:color="auto"/>
              <w:left w:val="single" w:sz="4" w:space="0" w:color="auto"/>
              <w:bottom w:val="single" w:sz="4" w:space="0" w:color="auto"/>
              <w:right w:val="single" w:sz="4" w:space="0" w:color="auto"/>
            </w:tcBorders>
          </w:tcPr>
          <w:p w:rsidR="00BC5124" w:rsidRPr="00BD764D" w:rsidRDefault="00BC5124" w:rsidP="005E23AE">
            <w:pPr>
              <w:spacing w:before="0"/>
              <w:jc w:val="center"/>
              <w:rPr>
                <w:rFonts w:ascii="Arial" w:hAnsi="Arial"/>
                <w:sz w:val="20"/>
                <w:szCs w:val="20"/>
              </w:rPr>
            </w:pPr>
            <w:r w:rsidRPr="00BD764D">
              <w:rPr>
                <w:rFonts w:ascii="Arial" w:hAnsi="Arial"/>
                <w:sz w:val="20"/>
                <w:szCs w:val="20"/>
              </w:rPr>
              <w:t xml:space="preserve">Consecutive Values </w:t>
            </w:r>
          </w:p>
        </w:tc>
        <w:tc>
          <w:tcPr>
            <w:tcW w:w="3117" w:type="dxa"/>
            <w:tcBorders>
              <w:top w:val="single" w:sz="4" w:space="0" w:color="auto"/>
              <w:left w:val="single" w:sz="4" w:space="0" w:color="auto"/>
              <w:bottom w:val="single" w:sz="4" w:space="0" w:color="auto"/>
              <w:right w:val="single" w:sz="4" w:space="0" w:color="auto"/>
            </w:tcBorders>
          </w:tcPr>
          <w:p w:rsidR="00BC5124" w:rsidRPr="00BD764D" w:rsidRDefault="00BC5124" w:rsidP="005E23AE">
            <w:pPr>
              <w:tabs>
                <w:tab w:val="left" w:pos="660"/>
              </w:tabs>
              <w:spacing w:before="0"/>
              <w:rPr>
                <w:rFonts w:ascii="Arial" w:hAnsi="Arial"/>
                <w:sz w:val="20"/>
                <w:szCs w:val="20"/>
              </w:rPr>
            </w:pPr>
          </w:p>
        </w:tc>
      </w:tr>
    </w:tbl>
    <w:p w:rsidR="00BC5124" w:rsidRPr="00BD764D" w:rsidRDefault="00BC5124" w:rsidP="00BC5124">
      <w:pPr>
        <w:pStyle w:val="Body"/>
      </w:pPr>
    </w:p>
    <w:p w:rsidR="00475C78" w:rsidRDefault="00BC5124" w:rsidP="00475C78">
      <w:pPr>
        <w:pStyle w:val="Heading1"/>
      </w:pPr>
      <w:bookmarkStart w:id="30" w:name="_Toc536792050"/>
      <w:r>
        <w:lastRenderedPageBreak/>
        <w:t>H</w:t>
      </w:r>
      <w:r w:rsidR="00475C78">
        <w:t>eader Formats</w:t>
      </w:r>
      <w:bookmarkEnd w:id="30"/>
    </w:p>
    <w:p w:rsidR="00475C78" w:rsidRDefault="00475C78" w:rsidP="00475C78">
      <w:pPr>
        <w:pStyle w:val="Body"/>
        <w:jc w:val="both"/>
      </w:pPr>
      <w:r>
        <w:t>Crypto operates on TLV Headers. A TLV Header contains TLV type, TLV Length and Value.</w:t>
      </w:r>
    </w:p>
    <w:p w:rsidR="00475C78" w:rsidRDefault="00475C78" w:rsidP="00475C78">
      <w:pPr>
        <w:pStyle w:val="Body"/>
        <w:keepNext/>
        <w:jc w:val="center"/>
      </w:pPr>
      <w:r>
        <w:object w:dxaOrig="2964" w:dyaOrig="3864">
          <v:shape id="_x0000_i1081" type="#_x0000_t75" style="width:148pt;height:193.35pt" o:ole="">
            <v:imagedata r:id="rId29" o:title=""/>
          </v:shape>
          <o:OLEObject Type="Embed" ProgID="Visio.Drawing.11" ShapeID="_x0000_i1081" DrawAspect="Content" ObjectID="_1615880161" r:id="rId30"/>
        </w:object>
      </w:r>
    </w:p>
    <w:p w:rsidR="00475C78" w:rsidRDefault="00475C78" w:rsidP="00312DD4">
      <w:pPr>
        <w:pStyle w:val="Caption"/>
      </w:pPr>
      <w:bookmarkStart w:id="31" w:name="_Toc536792095"/>
      <w:r>
        <w:t xml:space="preserve">Figure </w:t>
      </w:r>
      <w:r w:rsidR="00AC3548">
        <w:rPr>
          <w:noProof/>
        </w:rPr>
        <w:fldChar w:fldCharType="begin"/>
      </w:r>
      <w:r w:rsidR="00AC3548">
        <w:rPr>
          <w:noProof/>
        </w:rPr>
        <w:instrText xml:space="preserve"> SEQ Figure \* ARABIC </w:instrText>
      </w:r>
      <w:r w:rsidR="00AC3548">
        <w:rPr>
          <w:noProof/>
        </w:rPr>
        <w:fldChar w:fldCharType="separate"/>
      </w:r>
      <w:r w:rsidR="009D7F9C">
        <w:rPr>
          <w:noProof/>
        </w:rPr>
        <w:t>1</w:t>
      </w:r>
      <w:r w:rsidR="00AC3548">
        <w:rPr>
          <w:noProof/>
        </w:rPr>
        <w:fldChar w:fldCharType="end"/>
      </w:r>
      <w:r w:rsidR="00476A2C">
        <w:rPr>
          <w:noProof/>
        </w:rPr>
        <w:t xml:space="preserve"> -</w:t>
      </w:r>
      <w:r>
        <w:t xml:space="preserve"> TLV Format</w:t>
      </w:r>
      <w:bookmarkEnd w:id="31"/>
    </w:p>
    <w:p w:rsidR="004E22B6" w:rsidRDefault="00475C78" w:rsidP="00475C78">
      <w:pPr>
        <w:pStyle w:val="Body"/>
        <w:jc w:val="both"/>
      </w:pPr>
      <w:r>
        <w:t xml:space="preserve">TLV Type identifies the type of header. </w:t>
      </w:r>
    </w:p>
    <w:p w:rsidR="004E22B6" w:rsidRDefault="00475C78" w:rsidP="00475C78">
      <w:pPr>
        <w:pStyle w:val="Body"/>
        <w:jc w:val="both"/>
      </w:pPr>
      <w:r>
        <w:t xml:space="preserve">TLV Length is the sum of TLV Type, TLV Length and Value fields. </w:t>
      </w:r>
    </w:p>
    <w:p w:rsidR="004E22B6" w:rsidRDefault="004E22B6" w:rsidP="00475C78">
      <w:pPr>
        <w:pStyle w:val="Body"/>
        <w:jc w:val="both"/>
      </w:pPr>
      <w:r>
        <w:t xml:space="preserve">Start and End of TLV is defined through User Bits (see </w:t>
      </w:r>
      <w:proofErr w:type="spellStart"/>
      <w:r>
        <w:t>tuser</w:t>
      </w:r>
      <w:proofErr w:type="spellEnd"/>
      <w:r>
        <w:t xml:space="preserve"> in Section </w:t>
      </w:r>
      <w:r>
        <w:fldChar w:fldCharType="begin"/>
      </w:r>
      <w:r>
        <w:instrText xml:space="preserve"> REF _Ref487016273 \r \h </w:instrText>
      </w:r>
      <w:r>
        <w:fldChar w:fldCharType="separate"/>
      </w:r>
      <w:r w:rsidR="009D7F9C">
        <w:t>1.2.2</w:t>
      </w:r>
      <w:r>
        <w:fldChar w:fldCharType="end"/>
      </w:r>
      <w:r>
        <w:t>.)</w:t>
      </w:r>
    </w:p>
    <w:p w:rsidR="00475C78" w:rsidRDefault="00475C78" w:rsidP="00475C78">
      <w:pPr>
        <w:pStyle w:val="Body"/>
        <w:jc w:val="both"/>
      </w:pPr>
      <w:r>
        <w:t>The layout of the Value field will be discussed in the sections below for the Headers that are relevant to Crypto.</w:t>
      </w:r>
      <w:r w:rsidR="00436190">
        <w:t xml:space="preserve"> All Value fields are Little Endian unless otherwise specified.</w:t>
      </w:r>
    </w:p>
    <w:p w:rsidR="005E23AE" w:rsidRDefault="005E23AE" w:rsidP="00475C78">
      <w:pPr>
        <w:pStyle w:val="Body"/>
        <w:jc w:val="both"/>
      </w:pPr>
      <w:r>
        <w:t xml:space="preserve">All 3 </w:t>
      </w:r>
      <w:r w:rsidR="00406247">
        <w:t>configurations</w:t>
      </w:r>
      <w:r>
        <w:t xml:space="preserve"> of Crypto (Cipher Encrypt, Cipher Decrypt, and Cipher Integrity) modify </w:t>
      </w:r>
      <w:r w:rsidR="00742B8D">
        <w:t xml:space="preserve">the FOOTER TLV, while the Cipher Encrypt and Cipher Decrypt also modify the DATA TLV. </w:t>
      </w:r>
      <w:proofErr w:type="gramStart"/>
      <w:r>
        <w:t>All of</w:t>
      </w:r>
      <w:proofErr w:type="gramEnd"/>
      <w:r>
        <w:t xml:space="preserve"> the other TLVs that Crypto receives are passed through to the Crypto output unmodified (e.g. RQE, CMD, FRMD, CQE, </w:t>
      </w:r>
      <w:proofErr w:type="spellStart"/>
      <w:r>
        <w:t>etc</w:t>
      </w:r>
      <w:proofErr w:type="spellEnd"/>
      <w:r>
        <w:t>). The Cipher Encrypt creates the CR_IV TLV discussed below.  The Cipher Decrypt</w:t>
      </w:r>
      <w:r w:rsidR="002618E2">
        <w:t xml:space="preserve"> passes this through to the out</w:t>
      </w:r>
      <w:r>
        <w:t xml:space="preserve">put, but the Cipher Integrity will delete this TLV since it is only useful to Crypto modules. </w:t>
      </w:r>
    </w:p>
    <w:p w:rsidR="00475C78" w:rsidRDefault="00475C78" w:rsidP="00475C78">
      <w:pPr>
        <w:pStyle w:val="Body"/>
        <w:jc w:val="both"/>
      </w:pPr>
    </w:p>
    <w:p w:rsidR="00475C78" w:rsidRDefault="00475C78" w:rsidP="00475C78">
      <w:pPr>
        <w:pStyle w:val="Body"/>
        <w:jc w:val="both"/>
      </w:pPr>
    </w:p>
    <w:p w:rsidR="00475C78" w:rsidRDefault="00475C78" w:rsidP="00475C78">
      <w:pPr>
        <w:pStyle w:val="Body"/>
        <w:jc w:val="both"/>
      </w:pPr>
    </w:p>
    <w:p w:rsidR="00475C78" w:rsidRDefault="00475C78" w:rsidP="00475C78">
      <w:pPr>
        <w:pStyle w:val="Body"/>
        <w:jc w:val="both"/>
      </w:pPr>
    </w:p>
    <w:p w:rsidR="00475C78" w:rsidRDefault="00475C78" w:rsidP="00475C78">
      <w:pPr>
        <w:pStyle w:val="Heading2"/>
      </w:pPr>
      <w:bookmarkStart w:id="32" w:name="_Toc536792051"/>
      <w:r>
        <w:lastRenderedPageBreak/>
        <w:t>CMD TLV</w:t>
      </w:r>
      <w:bookmarkEnd w:id="32"/>
    </w:p>
    <w:p w:rsidR="00475C78" w:rsidRDefault="00475C78" w:rsidP="00475C78">
      <w:pPr>
        <w:pStyle w:val="Body"/>
      </w:pPr>
      <w:r>
        <w:t>TLV Type for CMD TLV is 1.</w:t>
      </w:r>
      <w:r w:rsidR="004E22B6">
        <w:t xml:space="preserve"> </w:t>
      </w:r>
      <w:r>
        <w:t>Only the fields relevant to Crypto are shown in the diagram and table below.</w:t>
      </w:r>
    </w:p>
    <w:p w:rsidR="00475C78" w:rsidRDefault="002A266B" w:rsidP="00475C78">
      <w:pPr>
        <w:pStyle w:val="Body"/>
        <w:keepNext/>
        <w:jc w:val="center"/>
      </w:pPr>
      <w:r>
        <w:object w:dxaOrig="5601" w:dyaOrig="1873">
          <v:shape id="_x0000_i1082" type="#_x0000_t75" style="width:371.35pt;height:125.35pt" o:ole="">
            <v:imagedata r:id="rId31" o:title=""/>
          </v:shape>
          <o:OLEObject Type="Embed" ProgID="Visio.Drawing.11" ShapeID="_x0000_i1082" DrawAspect="Content" ObjectID="_1615880162" r:id="rId32"/>
        </w:object>
      </w:r>
    </w:p>
    <w:p w:rsidR="00475C78" w:rsidRDefault="00475C78" w:rsidP="00312DD4">
      <w:pPr>
        <w:pStyle w:val="Caption"/>
      </w:pPr>
      <w:bookmarkStart w:id="33" w:name="_Toc536792096"/>
      <w:r>
        <w:t xml:space="preserve">Figure </w:t>
      </w:r>
      <w:r w:rsidR="00AC3548">
        <w:rPr>
          <w:noProof/>
        </w:rPr>
        <w:fldChar w:fldCharType="begin"/>
      </w:r>
      <w:r w:rsidR="00AC3548">
        <w:rPr>
          <w:noProof/>
        </w:rPr>
        <w:instrText xml:space="preserve"> SEQ Figure \* ARABIC </w:instrText>
      </w:r>
      <w:r w:rsidR="00AC3548">
        <w:rPr>
          <w:noProof/>
        </w:rPr>
        <w:fldChar w:fldCharType="separate"/>
      </w:r>
      <w:r w:rsidR="009D7F9C">
        <w:rPr>
          <w:noProof/>
        </w:rPr>
        <w:t>2</w:t>
      </w:r>
      <w:r w:rsidR="00AC3548">
        <w:rPr>
          <w:noProof/>
        </w:rPr>
        <w:fldChar w:fldCharType="end"/>
      </w:r>
      <w:r>
        <w:t xml:space="preserve"> </w:t>
      </w:r>
      <w:r w:rsidR="00476A2C">
        <w:t xml:space="preserve">- </w:t>
      </w:r>
      <w:r>
        <w:t>CMD TLV Format</w:t>
      </w:r>
      <w:bookmarkEnd w:id="33"/>
    </w:p>
    <w:p w:rsidR="00475C78" w:rsidRDefault="00475C78" w:rsidP="00475C78">
      <w:pPr>
        <w:pStyle w:val="Heading3"/>
        <w:spacing w:line="480" w:lineRule="auto"/>
      </w:pPr>
      <w:bookmarkStart w:id="34" w:name="_Toc536792052"/>
      <w:r>
        <w:t>Word 0</w:t>
      </w:r>
      <w:bookmarkEnd w:id="34"/>
    </w:p>
    <w:tbl>
      <w:tblPr>
        <w:tblStyle w:val="TableGrid"/>
        <w:tblW w:w="5000" w:type="pct"/>
        <w:tblLook w:val="04A0" w:firstRow="1" w:lastRow="0" w:firstColumn="1" w:lastColumn="0" w:noHBand="0" w:noVBand="1"/>
      </w:tblPr>
      <w:tblGrid>
        <w:gridCol w:w="2536"/>
        <w:gridCol w:w="1319"/>
        <w:gridCol w:w="6035"/>
      </w:tblGrid>
      <w:tr w:rsidR="00475C78" w:rsidRPr="005F6107" w:rsidTr="002F6167">
        <w:tc>
          <w:tcPr>
            <w:tcW w:w="1282" w:type="pct"/>
            <w:shd w:val="clear" w:color="auto" w:fill="D9D9D9" w:themeFill="background1" w:themeFillShade="D9"/>
          </w:tcPr>
          <w:p w:rsidR="00475C78" w:rsidRPr="005F6107" w:rsidRDefault="00475C78" w:rsidP="002F6167">
            <w:pPr>
              <w:spacing w:before="0"/>
              <w:rPr>
                <w:rFonts w:asciiTheme="minorHAnsi" w:hAnsiTheme="minorHAnsi"/>
              </w:rPr>
            </w:pPr>
            <w:r w:rsidRPr="005F6107">
              <w:rPr>
                <w:rFonts w:asciiTheme="minorHAnsi" w:hAnsiTheme="minorHAnsi"/>
              </w:rPr>
              <w:t xml:space="preserve">Field </w:t>
            </w:r>
          </w:p>
        </w:tc>
        <w:tc>
          <w:tcPr>
            <w:tcW w:w="667"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Width</w:t>
            </w:r>
          </w:p>
        </w:tc>
        <w:tc>
          <w:tcPr>
            <w:tcW w:w="3051"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Description</w:t>
            </w:r>
          </w:p>
        </w:tc>
      </w:tr>
      <w:tr w:rsidR="00475C78" w:rsidRPr="005F6107" w:rsidTr="002F6167">
        <w:tc>
          <w:tcPr>
            <w:tcW w:w="1282" w:type="pct"/>
            <w:shd w:val="clear" w:color="auto" w:fill="FABF8F" w:themeFill="accent6" w:themeFillTint="99"/>
          </w:tcPr>
          <w:p w:rsidR="00475C78" w:rsidRPr="005F6107" w:rsidRDefault="00475C78" w:rsidP="002F6167">
            <w:pPr>
              <w:spacing w:before="0"/>
              <w:rPr>
                <w:rFonts w:asciiTheme="minorHAnsi" w:hAnsiTheme="minorHAnsi"/>
              </w:rPr>
            </w:pPr>
            <w:proofErr w:type="spellStart"/>
            <w:r>
              <w:rPr>
                <w:rFonts w:asciiTheme="minorHAnsi" w:hAnsiTheme="minorHAnsi"/>
              </w:rPr>
              <w:t>TLVType</w:t>
            </w:r>
            <w:proofErr w:type="spellEnd"/>
          </w:p>
        </w:tc>
        <w:tc>
          <w:tcPr>
            <w:tcW w:w="667" w:type="pct"/>
            <w:shd w:val="clear" w:color="auto" w:fill="FABF8F" w:themeFill="accent6" w:themeFillTint="99"/>
          </w:tcPr>
          <w:p w:rsidR="00475C78" w:rsidRPr="005F6107" w:rsidRDefault="00475C78" w:rsidP="002F6167">
            <w:pPr>
              <w:pStyle w:val="Body"/>
              <w:spacing w:before="0"/>
              <w:rPr>
                <w:rFonts w:asciiTheme="minorHAnsi" w:hAnsiTheme="minorHAnsi"/>
              </w:rPr>
            </w:pPr>
            <w:r>
              <w:rPr>
                <w:rFonts w:asciiTheme="minorHAnsi" w:hAnsiTheme="minorHAnsi"/>
              </w:rPr>
              <w:t>8</w:t>
            </w:r>
          </w:p>
        </w:tc>
        <w:tc>
          <w:tcPr>
            <w:tcW w:w="3051" w:type="pct"/>
            <w:shd w:val="clear" w:color="auto" w:fill="FABF8F" w:themeFill="accent6" w:themeFillTint="99"/>
          </w:tcPr>
          <w:p w:rsidR="00475C78" w:rsidRPr="005F6107" w:rsidRDefault="00475C78" w:rsidP="00686301">
            <w:pPr>
              <w:autoSpaceDE w:val="0"/>
              <w:autoSpaceDN w:val="0"/>
              <w:adjustRightInd w:val="0"/>
              <w:spacing w:before="0"/>
              <w:rPr>
                <w:rFonts w:asciiTheme="minorHAnsi" w:hAnsiTheme="minorHAnsi"/>
              </w:rPr>
            </w:pPr>
            <w:r>
              <w:rPr>
                <w:rFonts w:asciiTheme="minorHAnsi" w:hAnsiTheme="minorHAnsi" w:cstheme="minorHAnsi"/>
                <w:color w:val="000000"/>
              </w:rPr>
              <w:t>TLV Type. This must be set to 1.</w:t>
            </w:r>
          </w:p>
        </w:tc>
      </w:tr>
      <w:tr w:rsidR="00475C78" w:rsidRPr="005F6107" w:rsidTr="002F6167">
        <w:tc>
          <w:tcPr>
            <w:tcW w:w="1282" w:type="pct"/>
            <w:tcBorders>
              <w:bottom w:val="single" w:sz="4" w:space="0" w:color="auto"/>
            </w:tcBorders>
            <w:shd w:val="clear" w:color="auto" w:fill="FABF8F" w:themeFill="accent6" w:themeFillTint="99"/>
          </w:tcPr>
          <w:p w:rsidR="00475C78" w:rsidRDefault="00475C78" w:rsidP="002F6167">
            <w:pPr>
              <w:spacing w:before="0"/>
              <w:rPr>
                <w:rFonts w:asciiTheme="minorHAnsi" w:hAnsiTheme="minorHAnsi"/>
              </w:rPr>
            </w:pPr>
            <w:proofErr w:type="spellStart"/>
            <w:r>
              <w:rPr>
                <w:rFonts w:asciiTheme="minorHAnsi" w:hAnsiTheme="minorHAnsi"/>
              </w:rPr>
              <w:t>TLVEngineID</w:t>
            </w:r>
            <w:proofErr w:type="spellEnd"/>
          </w:p>
        </w:tc>
        <w:tc>
          <w:tcPr>
            <w:tcW w:w="667" w:type="pct"/>
            <w:tcBorders>
              <w:bottom w:val="single" w:sz="4" w:space="0" w:color="auto"/>
            </w:tcBorders>
            <w:shd w:val="clear" w:color="auto" w:fill="FABF8F" w:themeFill="accent6" w:themeFillTint="99"/>
          </w:tcPr>
          <w:p w:rsidR="00475C78" w:rsidRDefault="00475C78" w:rsidP="002F6167">
            <w:pPr>
              <w:pStyle w:val="Body"/>
              <w:spacing w:before="0"/>
              <w:rPr>
                <w:rFonts w:asciiTheme="minorHAnsi" w:hAnsiTheme="minorHAnsi"/>
              </w:rPr>
            </w:pPr>
            <w:r>
              <w:rPr>
                <w:rFonts w:asciiTheme="minorHAnsi" w:hAnsiTheme="minorHAnsi"/>
              </w:rPr>
              <w:t>4</w:t>
            </w:r>
          </w:p>
        </w:tc>
        <w:tc>
          <w:tcPr>
            <w:tcW w:w="3051" w:type="pct"/>
            <w:tcBorders>
              <w:bottom w:val="single" w:sz="4" w:space="0" w:color="auto"/>
            </w:tcBorders>
            <w:shd w:val="clear" w:color="auto" w:fill="FABF8F" w:themeFill="accent6" w:themeFillTint="99"/>
          </w:tcPr>
          <w:p w:rsidR="00475C78" w:rsidRDefault="00475C78" w:rsidP="002F6167">
            <w:pPr>
              <w:autoSpaceDE w:val="0"/>
              <w:autoSpaceDN w:val="0"/>
              <w:adjustRightInd w:val="0"/>
              <w:spacing w:before="0"/>
              <w:rPr>
                <w:rFonts w:asciiTheme="minorHAnsi" w:hAnsiTheme="minorHAnsi" w:cstheme="minorHAnsi"/>
                <w:color w:val="000000"/>
              </w:rPr>
            </w:pPr>
            <w:r>
              <w:rPr>
                <w:rFonts w:asciiTheme="minorHAnsi" w:hAnsiTheme="minorHAnsi" w:cstheme="minorHAnsi"/>
                <w:color w:val="000000"/>
              </w:rPr>
              <w:t>Engine ID Number.</w:t>
            </w:r>
          </w:p>
        </w:tc>
      </w:tr>
      <w:tr w:rsidR="00475C78" w:rsidRPr="005F6107" w:rsidTr="002F6167">
        <w:tc>
          <w:tcPr>
            <w:tcW w:w="1282" w:type="pct"/>
            <w:tcBorders>
              <w:bottom w:val="single" w:sz="4" w:space="0" w:color="auto"/>
            </w:tcBorders>
            <w:shd w:val="clear" w:color="auto" w:fill="FABF8F" w:themeFill="accent6" w:themeFillTint="99"/>
          </w:tcPr>
          <w:p w:rsidR="00475C78" w:rsidRDefault="00475C78" w:rsidP="002F6167">
            <w:pPr>
              <w:spacing w:before="0"/>
              <w:rPr>
                <w:rFonts w:asciiTheme="minorHAnsi" w:hAnsiTheme="minorHAnsi"/>
              </w:rPr>
            </w:pPr>
            <w:proofErr w:type="spellStart"/>
            <w:r>
              <w:rPr>
                <w:rFonts w:asciiTheme="minorHAnsi" w:hAnsiTheme="minorHAnsi"/>
              </w:rPr>
              <w:t>TLVSeqNum</w:t>
            </w:r>
            <w:proofErr w:type="spellEnd"/>
          </w:p>
        </w:tc>
        <w:tc>
          <w:tcPr>
            <w:tcW w:w="667" w:type="pct"/>
            <w:tcBorders>
              <w:bottom w:val="single" w:sz="4" w:space="0" w:color="auto"/>
            </w:tcBorders>
            <w:shd w:val="clear" w:color="auto" w:fill="FABF8F" w:themeFill="accent6" w:themeFillTint="99"/>
          </w:tcPr>
          <w:p w:rsidR="00475C78" w:rsidRDefault="00475C78" w:rsidP="002F6167">
            <w:pPr>
              <w:pStyle w:val="Body"/>
              <w:tabs>
                <w:tab w:val="left" w:pos="513"/>
              </w:tabs>
              <w:spacing w:before="0"/>
              <w:jc w:val="both"/>
              <w:rPr>
                <w:rFonts w:asciiTheme="minorHAnsi" w:hAnsiTheme="minorHAnsi"/>
              </w:rPr>
            </w:pPr>
            <w:r>
              <w:rPr>
                <w:rFonts w:asciiTheme="minorHAnsi" w:hAnsiTheme="minorHAnsi"/>
              </w:rPr>
              <w:t>8</w:t>
            </w:r>
          </w:p>
        </w:tc>
        <w:tc>
          <w:tcPr>
            <w:tcW w:w="3051" w:type="pct"/>
            <w:tcBorders>
              <w:bottom w:val="single" w:sz="4" w:space="0" w:color="auto"/>
            </w:tcBorders>
            <w:shd w:val="clear" w:color="auto" w:fill="FABF8F" w:themeFill="accent6" w:themeFillTint="99"/>
          </w:tcPr>
          <w:p w:rsidR="00475C78" w:rsidRDefault="00475C78" w:rsidP="002F6167">
            <w:pPr>
              <w:autoSpaceDE w:val="0"/>
              <w:autoSpaceDN w:val="0"/>
              <w:adjustRightInd w:val="0"/>
              <w:spacing w:before="0"/>
              <w:rPr>
                <w:rFonts w:asciiTheme="minorHAnsi" w:hAnsiTheme="minorHAnsi" w:cstheme="minorHAnsi"/>
                <w:color w:val="000000"/>
              </w:rPr>
            </w:pPr>
            <w:r>
              <w:rPr>
                <w:rFonts w:asciiTheme="minorHAnsi" w:hAnsiTheme="minorHAnsi" w:cstheme="minorHAnsi"/>
                <w:color w:val="000000"/>
              </w:rPr>
              <w:t>Sequence ID Number.</w:t>
            </w:r>
          </w:p>
        </w:tc>
      </w:tr>
    </w:tbl>
    <w:p w:rsidR="00475C78" w:rsidRDefault="00475C78" w:rsidP="00312DD4">
      <w:pPr>
        <w:pStyle w:val="Caption"/>
      </w:pPr>
      <w:bookmarkStart w:id="35" w:name="_Toc536792117"/>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10</w:t>
      </w:r>
      <w:r w:rsidR="00AC3548">
        <w:rPr>
          <w:noProof/>
        </w:rPr>
        <w:fldChar w:fldCharType="end"/>
      </w:r>
      <w:r w:rsidR="0042232A">
        <w:rPr>
          <w:noProof/>
        </w:rPr>
        <w:t xml:space="preserve"> -</w:t>
      </w:r>
      <w:r>
        <w:t xml:space="preserve"> CMD TLV Word 0</w:t>
      </w:r>
      <w:bookmarkEnd w:id="35"/>
    </w:p>
    <w:p w:rsidR="00475C78" w:rsidRDefault="00475C78" w:rsidP="00475C78"/>
    <w:p w:rsidR="00475C78" w:rsidRDefault="002A266B" w:rsidP="002A266B">
      <w:pPr>
        <w:pStyle w:val="Heading3"/>
        <w:spacing w:line="480" w:lineRule="auto"/>
      </w:pPr>
      <w:bookmarkStart w:id="36" w:name="_Toc536792053"/>
      <w:r>
        <w:t>Word 1</w:t>
      </w:r>
      <w:bookmarkEnd w:id="36"/>
    </w:p>
    <w:tbl>
      <w:tblPr>
        <w:tblStyle w:val="TableGrid"/>
        <w:tblW w:w="5000" w:type="pct"/>
        <w:tblLook w:val="04A0" w:firstRow="1" w:lastRow="0" w:firstColumn="1" w:lastColumn="0" w:noHBand="0" w:noVBand="1"/>
      </w:tblPr>
      <w:tblGrid>
        <w:gridCol w:w="2536"/>
        <w:gridCol w:w="1319"/>
        <w:gridCol w:w="6035"/>
      </w:tblGrid>
      <w:tr w:rsidR="002A266B" w:rsidRPr="005F6107" w:rsidTr="002A266B">
        <w:tc>
          <w:tcPr>
            <w:tcW w:w="1282" w:type="pct"/>
            <w:shd w:val="clear" w:color="auto" w:fill="D9D9D9" w:themeFill="background1" w:themeFillShade="D9"/>
          </w:tcPr>
          <w:p w:rsidR="002A266B" w:rsidRPr="005F6107" w:rsidRDefault="002A266B" w:rsidP="002A266B">
            <w:pPr>
              <w:spacing w:before="0"/>
              <w:rPr>
                <w:rFonts w:asciiTheme="minorHAnsi" w:hAnsiTheme="minorHAnsi"/>
              </w:rPr>
            </w:pPr>
            <w:r w:rsidRPr="005F6107">
              <w:rPr>
                <w:rFonts w:asciiTheme="minorHAnsi" w:hAnsiTheme="minorHAnsi"/>
              </w:rPr>
              <w:t xml:space="preserve">Field </w:t>
            </w:r>
          </w:p>
        </w:tc>
        <w:tc>
          <w:tcPr>
            <w:tcW w:w="667" w:type="pct"/>
            <w:shd w:val="clear" w:color="auto" w:fill="D9D9D9" w:themeFill="background1" w:themeFillShade="D9"/>
          </w:tcPr>
          <w:p w:rsidR="002A266B" w:rsidRPr="005F6107" w:rsidRDefault="002A266B" w:rsidP="002A266B">
            <w:pPr>
              <w:pStyle w:val="Body"/>
              <w:spacing w:before="0"/>
              <w:rPr>
                <w:rFonts w:asciiTheme="minorHAnsi" w:hAnsiTheme="minorHAnsi"/>
              </w:rPr>
            </w:pPr>
            <w:r w:rsidRPr="005F6107">
              <w:rPr>
                <w:rFonts w:asciiTheme="minorHAnsi" w:hAnsiTheme="minorHAnsi"/>
              </w:rPr>
              <w:t>Width</w:t>
            </w:r>
          </w:p>
        </w:tc>
        <w:tc>
          <w:tcPr>
            <w:tcW w:w="3051" w:type="pct"/>
            <w:shd w:val="clear" w:color="auto" w:fill="D9D9D9" w:themeFill="background1" w:themeFillShade="D9"/>
          </w:tcPr>
          <w:p w:rsidR="002A266B" w:rsidRPr="005F6107" w:rsidRDefault="002A266B" w:rsidP="002A266B">
            <w:pPr>
              <w:pStyle w:val="Body"/>
              <w:spacing w:before="0"/>
              <w:rPr>
                <w:rFonts w:asciiTheme="minorHAnsi" w:hAnsiTheme="minorHAnsi"/>
              </w:rPr>
            </w:pPr>
            <w:r w:rsidRPr="005F6107">
              <w:rPr>
                <w:rFonts w:asciiTheme="minorHAnsi" w:hAnsiTheme="minorHAnsi"/>
              </w:rPr>
              <w:t>Description</w:t>
            </w:r>
          </w:p>
        </w:tc>
      </w:tr>
      <w:tr w:rsidR="002A266B" w:rsidRPr="005F6107" w:rsidTr="002A266B">
        <w:tc>
          <w:tcPr>
            <w:tcW w:w="1282" w:type="pct"/>
            <w:shd w:val="clear" w:color="auto" w:fill="auto"/>
          </w:tcPr>
          <w:p w:rsidR="002A266B" w:rsidRPr="005F6107" w:rsidRDefault="002A266B" w:rsidP="002A266B">
            <w:pPr>
              <w:spacing w:before="0"/>
              <w:rPr>
                <w:rFonts w:asciiTheme="minorHAnsi" w:hAnsiTheme="minorHAnsi"/>
              </w:rPr>
            </w:pPr>
            <w:r>
              <w:rPr>
                <w:rFonts w:asciiTheme="minorHAnsi" w:hAnsiTheme="minorHAnsi"/>
              </w:rPr>
              <w:t>Debug</w:t>
            </w:r>
          </w:p>
        </w:tc>
        <w:tc>
          <w:tcPr>
            <w:tcW w:w="667" w:type="pct"/>
            <w:shd w:val="clear" w:color="auto" w:fill="auto"/>
          </w:tcPr>
          <w:p w:rsidR="002A266B" w:rsidRPr="005F6107" w:rsidRDefault="002A266B" w:rsidP="002A266B">
            <w:pPr>
              <w:pStyle w:val="Body"/>
              <w:spacing w:before="0"/>
              <w:rPr>
                <w:rFonts w:asciiTheme="minorHAnsi" w:hAnsiTheme="minorHAnsi"/>
              </w:rPr>
            </w:pPr>
            <w:r>
              <w:rPr>
                <w:rFonts w:asciiTheme="minorHAnsi" w:hAnsiTheme="minorHAnsi"/>
              </w:rPr>
              <w:t>32</w:t>
            </w:r>
          </w:p>
        </w:tc>
        <w:tc>
          <w:tcPr>
            <w:tcW w:w="3051" w:type="pct"/>
            <w:shd w:val="clear" w:color="auto" w:fill="auto"/>
          </w:tcPr>
          <w:p w:rsidR="00757CEA" w:rsidRDefault="006C4F41" w:rsidP="002A266B">
            <w:pPr>
              <w:autoSpaceDE w:val="0"/>
              <w:autoSpaceDN w:val="0"/>
              <w:adjustRightInd w:val="0"/>
              <w:spacing w:before="0"/>
              <w:rPr>
                <w:rFonts w:asciiTheme="minorHAnsi" w:hAnsiTheme="minorHAnsi"/>
              </w:rPr>
            </w:pPr>
            <w:r>
              <w:rPr>
                <w:rFonts w:asciiTheme="minorHAnsi" w:hAnsiTheme="minorHAnsi"/>
              </w:rPr>
              <w:t xml:space="preserve">See Top </w:t>
            </w:r>
            <w:proofErr w:type="spellStart"/>
            <w:r>
              <w:rPr>
                <w:rFonts w:asciiTheme="minorHAnsi" w:hAnsiTheme="minorHAnsi"/>
              </w:rPr>
              <w:t>Microarch</w:t>
            </w:r>
            <w:proofErr w:type="spellEnd"/>
            <w:r>
              <w:rPr>
                <w:rFonts w:asciiTheme="minorHAnsi" w:hAnsiTheme="minorHAnsi"/>
              </w:rPr>
              <w:t xml:space="preserve"> for the field breakdown. </w:t>
            </w:r>
            <w:r w:rsidR="00757CEA">
              <w:rPr>
                <w:rFonts w:asciiTheme="minorHAnsi" w:hAnsiTheme="minorHAnsi"/>
              </w:rPr>
              <w:t>Only Functional Error Insert is supported for Crypto. Byte Mask field is overloaded to indicate the operation:</w:t>
            </w:r>
          </w:p>
          <w:p w:rsidR="00757CEA" w:rsidRDefault="00757CEA" w:rsidP="002A266B">
            <w:pPr>
              <w:autoSpaceDE w:val="0"/>
              <w:autoSpaceDN w:val="0"/>
              <w:adjustRightInd w:val="0"/>
              <w:spacing w:before="0"/>
              <w:rPr>
                <w:rFonts w:asciiTheme="minorHAnsi" w:hAnsiTheme="minorHAnsi"/>
              </w:rPr>
            </w:pPr>
          </w:p>
          <w:p w:rsidR="00757CEA" w:rsidRDefault="00757CEA" w:rsidP="002A266B">
            <w:pPr>
              <w:autoSpaceDE w:val="0"/>
              <w:autoSpaceDN w:val="0"/>
              <w:adjustRightInd w:val="0"/>
              <w:spacing w:before="0"/>
              <w:rPr>
                <w:rFonts w:asciiTheme="minorHAnsi" w:hAnsiTheme="minorHAnsi"/>
              </w:rPr>
            </w:pPr>
            <w:r>
              <w:rPr>
                <w:rFonts w:asciiTheme="minorHAnsi" w:hAnsiTheme="minorHAnsi"/>
              </w:rPr>
              <w:t xml:space="preserve">0x0: Corrupt </w:t>
            </w:r>
            <w:r w:rsidR="006030C5">
              <w:rPr>
                <w:rFonts w:asciiTheme="minorHAnsi" w:hAnsiTheme="minorHAnsi"/>
              </w:rPr>
              <w:t>MSB</w:t>
            </w:r>
            <w:r w:rsidR="006C4F41">
              <w:rPr>
                <w:rFonts w:asciiTheme="minorHAnsi" w:hAnsiTheme="minorHAnsi"/>
              </w:rPr>
              <w:t xml:space="preserve"> of </w:t>
            </w:r>
            <w:r>
              <w:rPr>
                <w:rFonts w:asciiTheme="minorHAnsi" w:hAnsiTheme="minorHAnsi"/>
              </w:rPr>
              <w:t>IV in Footer</w:t>
            </w:r>
            <w:r w:rsidR="006C4F41">
              <w:rPr>
                <w:rFonts w:asciiTheme="minorHAnsi" w:hAnsiTheme="minorHAnsi"/>
              </w:rPr>
              <w:t xml:space="preserve"> TLV</w:t>
            </w:r>
          </w:p>
          <w:p w:rsidR="006C4F41" w:rsidRPr="005F6107" w:rsidRDefault="006C4F41" w:rsidP="006030C5">
            <w:pPr>
              <w:autoSpaceDE w:val="0"/>
              <w:autoSpaceDN w:val="0"/>
              <w:adjustRightInd w:val="0"/>
              <w:spacing w:before="0"/>
              <w:rPr>
                <w:rFonts w:asciiTheme="minorHAnsi" w:hAnsiTheme="minorHAnsi"/>
              </w:rPr>
            </w:pPr>
            <w:r>
              <w:rPr>
                <w:rFonts w:asciiTheme="minorHAnsi" w:hAnsiTheme="minorHAnsi"/>
              </w:rPr>
              <w:t xml:space="preserve">0x1: Corrupt </w:t>
            </w:r>
            <w:r w:rsidR="006030C5">
              <w:rPr>
                <w:rFonts w:asciiTheme="minorHAnsi" w:hAnsiTheme="minorHAnsi"/>
              </w:rPr>
              <w:t>MSB</w:t>
            </w:r>
            <w:r>
              <w:rPr>
                <w:rFonts w:asciiTheme="minorHAnsi" w:hAnsiTheme="minorHAnsi"/>
              </w:rPr>
              <w:t xml:space="preserve"> of Tag in Footer TLV</w:t>
            </w:r>
          </w:p>
        </w:tc>
      </w:tr>
    </w:tbl>
    <w:p w:rsidR="002A266B" w:rsidRPr="002A266B" w:rsidRDefault="0042232A" w:rsidP="00312DD4">
      <w:pPr>
        <w:pStyle w:val="Caption"/>
      </w:pPr>
      <w:bookmarkStart w:id="37" w:name="_Toc536792118"/>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11</w:t>
      </w:r>
      <w:r w:rsidR="00AC3548">
        <w:rPr>
          <w:noProof/>
        </w:rPr>
        <w:fldChar w:fldCharType="end"/>
      </w:r>
      <w:r>
        <w:t xml:space="preserve"> </w:t>
      </w:r>
      <w:r w:rsidR="003D336E">
        <w:t xml:space="preserve">- </w:t>
      </w:r>
      <w:r>
        <w:t>CMD TLV Word 1</w:t>
      </w:r>
      <w:bookmarkEnd w:id="37"/>
    </w:p>
    <w:p w:rsidR="00475C78" w:rsidRDefault="00475C78" w:rsidP="00475C78"/>
    <w:p w:rsidR="00475C78" w:rsidRDefault="00475C78" w:rsidP="00475C78">
      <w:pPr>
        <w:pStyle w:val="Heading3"/>
        <w:spacing w:line="480" w:lineRule="auto"/>
      </w:pPr>
      <w:bookmarkStart w:id="38" w:name="_Toc536792054"/>
      <w:r>
        <w:lastRenderedPageBreak/>
        <w:t>Word 2</w:t>
      </w:r>
      <w:bookmarkEnd w:id="38"/>
    </w:p>
    <w:tbl>
      <w:tblPr>
        <w:tblStyle w:val="TableGrid"/>
        <w:tblW w:w="5000" w:type="pct"/>
        <w:tblLook w:val="04A0" w:firstRow="1" w:lastRow="0" w:firstColumn="1" w:lastColumn="0" w:noHBand="0" w:noVBand="1"/>
      </w:tblPr>
      <w:tblGrid>
        <w:gridCol w:w="2536"/>
        <w:gridCol w:w="1319"/>
        <w:gridCol w:w="6035"/>
      </w:tblGrid>
      <w:tr w:rsidR="00475C78" w:rsidRPr="005F6107" w:rsidTr="002F6167">
        <w:tc>
          <w:tcPr>
            <w:tcW w:w="1282" w:type="pct"/>
            <w:shd w:val="clear" w:color="auto" w:fill="D9D9D9" w:themeFill="background1" w:themeFillShade="D9"/>
          </w:tcPr>
          <w:p w:rsidR="00475C78" w:rsidRPr="005F6107" w:rsidRDefault="00475C78" w:rsidP="002F6167">
            <w:pPr>
              <w:spacing w:before="0"/>
              <w:rPr>
                <w:rFonts w:asciiTheme="minorHAnsi" w:hAnsiTheme="minorHAnsi"/>
              </w:rPr>
            </w:pPr>
            <w:r w:rsidRPr="005F6107">
              <w:rPr>
                <w:rFonts w:asciiTheme="minorHAnsi" w:hAnsiTheme="minorHAnsi"/>
              </w:rPr>
              <w:t xml:space="preserve">Field </w:t>
            </w:r>
          </w:p>
        </w:tc>
        <w:tc>
          <w:tcPr>
            <w:tcW w:w="667"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Width</w:t>
            </w:r>
          </w:p>
        </w:tc>
        <w:tc>
          <w:tcPr>
            <w:tcW w:w="3051"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Description</w:t>
            </w:r>
          </w:p>
        </w:tc>
      </w:tr>
      <w:tr w:rsidR="00475C78" w:rsidRPr="005F6107" w:rsidTr="002F6167">
        <w:tc>
          <w:tcPr>
            <w:tcW w:w="1282" w:type="pct"/>
            <w:shd w:val="clear" w:color="auto" w:fill="auto"/>
          </w:tcPr>
          <w:p w:rsidR="00475C78" w:rsidRPr="005F6107" w:rsidRDefault="00475C78" w:rsidP="002F6167">
            <w:pPr>
              <w:spacing w:before="0"/>
              <w:rPr>
                <w:rFonts w:asciiTheme="minorHAnsi" w:hAnsiTheme="minorHAnsi"/>
              </w:rPr>
            </w:pPr>
            <w:proofErr w:type="spellStart"/>
            <w:r>
              <w:rPr>
                <w:rFonts w:asciiTheme="minorHAnsi" w:hAnsiTheme="minorHAnsi"/>
              </w:rPr>
              <w:t>RawAuthOp</w:t>
            </w:r>
            <w:proofErr w:type="spellEnd"/>
          </w:p>
        </w:tc>
        <w:tc>
          <w:tcPr>
            <w:tcW w:w="667" w:type="pct"/>
            <w:shd w:val="clear" w:color="auto" w:fill="auto"/>
          </w:tcPr>
          <w:p w:rsidR="00475C78" w:rsidRPr="005F6107" w:rsidRDefault="00475C78" w:rsidP="002F6167">
            <w:pPr>
              <w:pStyle w:val="Body"/>
              <w:spacing w:before="0"/>
              <w:rPr>
                <w:rFonts w:asciiTheme="minorHAnsi" w:hAnsiTheme="minorHAnsi"/>
              </w:rPr>
            </w:pPr>
            <w:r>
              <w:rPr>
                <w:rFonts w:asciiTheme="minorHAnsi" w:hAnsiTheme="minorHAnsi"/>
              </w:rPr>
              <w:t>4</w:t>
            </w:r>
          </w:p>
        </w:tc>
        <w:tc>
          <w:tcPr>
            <w:tcW w:w="3051" w:type="pct"/>
            <w:shd w:val="clear" w:color="auto" w:fill="auto"/>
          </w:tcPr>
          <w:p w:rsidR="00475C78" w:rsidRDefault="00475C78" w:rsidP="002F6167">
            <w:pPr>
              <w:autoSpaceDE w:val="0"/>
              <w:autoSpaceDN w:val="0"/>
              <w:adjustRightInd w:val="0"/>
              <w:spacing w:before="0"/>
              <w:rPr>
                <w:rFonts w:asciiTheme="minorHAnsi" w:hAnsiTheme="minorHAnsi"/>
              </w:rPr>
            </w:pPr>
            <w:r>
              <w:rPr>
                <w:rFonts w:asciiTheme="minorHAnsi" w:hAnsiTheme="minorHAnsi"/>
              </w:rPr>
              <w:t>Raw Authentication Operation</w:t>
            </w:r>
          </w:p>
          <w:p w:rsidR="00475C78" w:rsidRDefault="00475C78" w:rsidP="002F6167">
            <w:pPr>
              <w:autoSpaceDE w:val="0"/>
              <w:autoSpaceDN w:val="0"/>
              <w:adjustRightInd w:val="0"/>
              <w:spacing w:before="0"/>
              <w:rPr>
                <w:rFonts w:asciiTheme="minorHAnsi" w:hAnsiTheme="minorHAnsi"/>
              </w:rPr>
            </w:pPr>
            <w:r>
              <w:rPr>
                <w:rFonts w:asciiTheme="minorHAnsi" w:hAnsiTheme="minorHAnsi"/>
              </w:rPr>
              <w:t>0x</w:t>
            </w:r>
            <w:proofErr w:type="gramStart"/>
            <w:r>
              <w:rPr>
                <w:rFonts w:asciiTheme="minorHAnsi" w:hAnsiTheme="minorHAnsi"/>
              </w:rPr>
              <w:t>0 :</w:t>
            </w:r>
            <w:proofErr w:type="gramEnd"/>
            <w:r>
              <w:rPr>
                <w:rFonts w:asciiTheme="minorHAnsi" w:hAnsiTheme="minorHAnsi"/>
              </w:rPr>
              <w:t xml:space="preserve"> NULL</w:t>
            </w:r>
          </w:p>
          <w:p w:rsidR="00475C78" w:rsidRDefault="00475C78" w:rsidP="002F6167">
            <w:pPr>
              <w:autoSpaceDE w:val="0"/>
              <w:autoSpaceDN w:val="0"/>
              <w:adjustRightInd w:val="0"/>
              <w:spacing w:before="0"/>
              <w:rPr>
                <w:rFonts w:asciiTheme="minorHAnsi" w:hAnsiTheme="minorHAnsi"/>
              </w:rPr>
            </w:pPr>
            <w:r>
              <w:rPr>
                <w:rFonts w:asciiTheme="minorHAnsi" w:hAnsiTheme="minorHAnsi"/>
              </w:rPr>
              <w:t>0x</w:t>
            </w:r>
            <w:proofErr w:type="gramStart"/>
            <w:r>
              <w:rPr>
                <w:rFonts w:asciiTheme="minorHAnsi" w:hAnsiTheme="minorHAnsi"/>
              </w:rPr>
              <w:t>1 :</w:t>
            </w:r>
            <w:proofErr w:type="gramEnd"/>
            <w:r>
              <w:rPr>
                <w:rFonts w:asciiTheme="minorHAnsi" w:hAnsiTheme="minorHAnsi"/>
              </w:rPr>
              <w:t xml:space="preserve"> SHA2-256</w:t>
            </w:r>
          </w:p>
          <w:p w:rsidR="00475C78" w:rsidRDefault="00475C78" w:rsidP="002F6167">
            <w:pPr>
              <w:autoSpaceDE w:val="0"/>
              <w:autoSpaceDN w:val="0"/>
              <w:adjustRightInd w:val="0"/>
              <w:spacing w:before="0"/>
              <w:rPr>
                <w:rFonts w:asciiTheme="minorHAnsi" w:hAnsiTheme="minorHAnsi"/>
              </w:rPr>
            </w:pPr>
            <w:r>
              <w:rPr>
                <w:rFonts w:asciiTheme="minorHAnsi" w:hAnsiTheme="minorHAnsi"/>
              </w:rPr>
              <w:t>0x</w:t>
            </w:r>
            <w:proofErr w:type="gramStart"/>
            <w:r>
              <w:rPr>
                <w:rFonts w:asciiTheme="minorHAnsi" w:hAnsiTheme="minorHAnsi"/>
              </w:rPr>
              <w:t>2 :</w:t>
            </w:r>
            <w:proofErr w:type="gramEnd"/>
            <w:r>
              <w:rPr>
                <w:rFonts w:asciiTheme="minorHAnsi" w:hAnsiTheme="minorHAnsi"/>
              </w:rPr>
              <w:t xml:space="preserve"> HMAC-SHA2-256</w:t>
            </w:r>
          </w:p>
          <w:p w:rsidR="00475C78" w:rsidRPr="005F6107" w:rsidRDefault="00475C78" w:rsidP="002F6167">
            <w:pPr>
              <w:autoSpaceDE w:val="0"/>
              <w:autoSpaceDN w:val="0"/>
              <w:adjustRightInd w:val="0"/>
              <w:spacing w:before="0"/>
              <w:rPr>
                <w:rFonts w:asciiTheme="minorHAnsi" w:hAnsiTheme="minorHAnsi"/>
              </w:rPr>
            </w:pPr>
            <w:r>
              <w:rPr>
                <w:rFonts w:asciiTheme="minorHAnsi" w:hAnsiTheme="minorHAnsi"/>
              </w:rPr>
              <w:t>Rest: Reserved</w:t>
            </w:r>
          </w:p>
        </w:tc>
      </w:tr>
      <w:tr w:rsidR="00475C78" w:rsidRPr="005F6107" w:rsidTr="002F6167">
        <w:tc>
          <w:tcPr>
            <w:tcW w:w="1282" w:type="pct"/>
            <w:tcBorders>
              <w:bottom w:val="single" w:sz="4" w:space="0" w:color="auto"/>
            </w:tcBorders>
            <w:shd w:val="clear" w:color="auto" w:fill="auto"/>
          </w:tcPr>
          <w:p w:rsidR="00475C78" w:rsidRPr="005F6107" w:rsidRDefault="00475C78" w:rsidP="002F6167">
            <w:pPr>
              <w:spacing w:before="0"/>
              <w:rPr>
                <w:rFonts w:asciiTheme="minorHAnsi" w:hAnsiTheme="minorHAnsi"/>
              </w:rPr>
            </w:pPr>
            <w:proofErr w:type="spellStart"/>
            <w:r>
              <w:rPr>
                <w:rFonts w:asciiTheme="minorHAnsi" w:hAnsiTheme="minorHAnsi"/>
              </w:rPr>
              <w:t>AuthOp</w:t>
            </w:r>
            <w:proofErr w:type="spellEnd"/>
          </w:p>
        </w:tc>
        <w:tc>
          <w:tcPr>
            <w:tcW w:w="667" w:type="pct"/>
            <w:tcBorders>
              <w:bottom w:val="single" w:sz="4" w:space="0" w:color="auto"/>
            </w:tcBorders>
            <w:shd w:val="clear" w:color="auto" w:fill="auto"/>
          </w:tcPr>
          <w:p w:rsidR="00475C78" w:rsidRPr="005F6107" w:rsidRDefault="00475C78" w:rsidP="002F6167">
            <w:pPr>
              <w:pStyle w:val="Body"/>
              <w:spacing w:before="0"/>
              <w:rPr>
                <w:rFonts w:asciiTheme="minorHAnsi" w:hAnsiTheme="minorHAnsi"/>
              </w:rPr>
            </w:pPr>
            <w:r>
              <w:rPr>
                <w:rFonts w:asciiTheme="minorHAnsi" w:hAnsiTheme="minorHAnsi"/>
              </w:rPr>
              <w:t>4</w:t>
            </w:r>
          </w:p>
        </w:tc>
        <w:tc>
          <w:tcPr>
            <w:tcW w:w="3051" w:type="pct"/>
            <w:tcBorders>
              <w:bottom w:val="single" w:sz="4" w:space="0" w:color="auto"/>
            </w:tcBorders>
            <w:shd w:val="clear" w:color="auto" w:fill="auto"/>
          </w:tcPr>
          <w:p w:rsidR="00475C78" w:rsidRDefault="00475C78" w:rsidP="002F6167">
            <w:pPr>
              <w:autoSpaceDE w:val="0"/>
              <w:autoSpaceDN w:val="0"/>
              <w:adjustRightInd w:val="0"/>
              <w:spacing w:before="0"/>
              <w:rPr>
                <w:rFonts w:asciiTheme="minorHAnsi" w:hAnsiTheme="minorHAnsi"/>
              </w:rPr>
            </w:pPr>
            <w:r>
              <w:rPr>
                <w:rFonts w:asciiTheme="minorHAnsi" w:hAnsiTheme="minorHAnsi"/>
              </w:rPr>
              <w:t>Authentication Operation</w:t>
            </w:r>
          </w:p>
          <w:p w:rsidR="00475C78" w:rsidRDefault="00475C78" w:rsidP="002F6167">
            <w:pPr>
              <w:autoSpaceDE w:val="0"/>
              <w:autoSpaceDN w:val="0"/>
              <w:adjustRightInd w:val="0"/>
              <w:spacing w:before="0"/>
              <w:rPr>
                <w:rFonts w:asciiTheme="minorHAnsi" w:hAnsiTheme="minorHAnsi"/>
              </w:rPr>
            </w:pPr>
            <w:r>
              <w:rPr>
                <w:rFonts w:asciiTheme="minorHAnsi" w:hAnsiTheme="minorHAnsi"/>
              </w:rPr>
              <w:t>0x</w:t>
            </w:r>
            <w:proofErr w:type="gramStart"/>
            <w:r>
              <w:rPr>
                <w:rFonts w:asciiTheme="minorHAnsi" w:hAnsiTheme="minorHAnsi"/>
              </w:rPr>
              <w:t>0 :</w:t>
            </w:r>
            <w:proofErr w:type="gramEnd"/>
            <w:r>
              <w:rPr>
                <w:rFonts w:asciiTheme="minorHAnsi" w:hAnsiTheme="minorHAnsi"/>
              </w:rPr>
              <w:t xml:space="preserve"> NULL</w:t>
            </w:r>
          </w:p>
          <w:p w:rsidR="00475C78" w:rsidRDefault="00475C78" w:rsidP="002F6167">
            <w:pPr>
              <w:autoSpaceDE w:val="0"/>
              <w:autoSpaceDN w:val="0"/>
              <w:adjustRightInd w:val="0"/>
              <w:spacing w:before="0"/>
              <w:rPr>
                <w:rFonts w:asciiTheme="minorHAnsi" w:hAnsiTheme="minorHAnsi"/>
              </w:rPr>
            </w:pPr>
            <w:r>
              <w:rPr>
                <w:rFonts w:asciiTheme="minorHAnsi" w:hAnsiTheme="minorHAnsi"/>
              </w:rPr>
              <w:t>0x</w:t>
            </w:r>
            <w:proofErr w:type="gramStart"/>
            <w:r>
              <w:rPr>
                <w:rFonts w:asciiTheme="minorHAnsi" w:hAnsiTheme="minorHAnsi"/>
              </w:rPr>
              <w:t>1 :</w:t>
            </w:r>
            <w:proofErr w:type="gramEnd"/>
            <w:r>
              <w:rPr>
                <w:rFonts w:asciiTheme="minorHAnsi" w:hAnsiTheme="minorHAnsi"/>
              </w:rPr>
              <w:t xml:space="preserve"> SHA2-256</w:t>
            </w:r>
          </w:p>
          <w:p w:rsidR="00475C78" w:rsidRDefault="00475C78" w:rsidP="002F6167">
            <w:pPr>
              <w:autoSpaceDE w:val="0"/>
              <w:autoSpaceDN w:val="0"/>
              <w:adjustRightInd w:val="0"/>
              <w:spacing w:before="0"/>
              <w:rPr>
                <w:rFonts w:asciiTheme="minorHAnsi" w:hAnsiTheme="minorHAnsi"/>
              </w:rPr>
            </w:pPr>
            <w:r>
              <w:rPr>
                <w:rFonts w:asciiTheme="minorHAnsi" w:hAnsiTheme="minorHAnsi"/>
              </w:rPr>
              <w:t>0x</w:t>
            </w:r>
            <w:proofErr w:type="gramStart"/>
            <w:r>
              <w:rPr>
                <w:rFonts w:asciiTheme="minorHAnsi" w:hAnsiTheme="minorHAnsi"/>
              </w:rPr>
              <w:t>2 :</w:t>
            </w:r>
            <w:proofErr w:type="gramEnd"/>
            <w:r>
              <w:rPr>
                <w:rFonts w:asciiTheme="minorHAnsi" w:hAnsiTheme="minorHAnsi"/>
              </w:rPr>
              <w:t xml:space="preserve"> HMAC-SHA2-256</w:t>
            </w:r>
          </w:p>
          <w:p w:rsidR="00475C78" w:rsidRPr="005F6107" w:rsidRDefault="00475C78" w:rsidP="002F6167">
            <w:pPr>
              <w:autoSpaceDE w:val="0"/>
              <w:autoSpaceDN w:val="0"/>
              <w:adjustRightInd w:val="0"/>
              <w:spacing w:before="0"/>
              <w:rPr>
                <w:rFonts w:asciiTheme="minorHAnsi" w:hAnsiTheme="minorHAnsi" w:cstheme="minorHAnsi"/>
                <w:color w:val="000000"/>
              </w:rPr>
            </w:pPr>
            <w:r>
              <w:rPr>
                <w:rFonts w:asciiTheme="minorHAnsi" w:hAnsiTheme="minorHAnsi"/>
              </w:rPr>
              <w:t>Rest: Reserved</w:t>
            </w:r>
          </w:p>
        </w:tc>
      </w:tr>
      <w:tr w:rsidR="00475C78" w:rsidRPr="005F6107" w:rsidTr="002F6167">
        <w:tc>
          <w:tcPr>
            <w:tcW w:w="1282" w:type="pct"/>
            <w:tcBorders>
              <w:bottom w:val="single" w:sz="4" w:space="0" w:color="auto"/>
            </w:tcBorders>
            <w:shd w:val="clear" w:color="auto" w:fill="auto"/>
          </w:tcPr>
          <w:p w:rsidR="00475C78" w:rsidRDefault="00475C78" w:rsidP="002F6167">
            <w:pPr>
              <w:spacing w:before="0"/>
              <w:rPr>
                <w:rFonts w:asciiTheme="minorHAnsi" w:hAnsiTheme="minorHAnsi"/>
              </w:rPr>
            </w:pPr>
            <w:proofErr w:type="spellStart"/>
            <w:r>
              <w:rPr>
                <w:rFonts w:asciiTheme="minorHAnsi" w:hAnsiTheme="minorHAnsi"/>
              </w:rPr>
              <w:t>CipherOp</w:t>
            </w:r>
            <w:proofErr w:type="spellEnd"/>
          </w:p>
        </w:tc>
        <w:tc>
          <w:tcPr>
            <w:tcW w:w="667" w:type="pct"/>
            <w:tcBorders>
              <w:bottom w:val="single" w:sz="4" w:space="0" w:color="auto"/>
            </w:tcBorders>
            <w:shd w:val="clear" w:color="auto" w:fill="auto"/>
          </w:tcPr>
          <w:p w:rsidR="00475C78" w:rsidRDefault="00475C78" w:rsidP="002F6167">
            <w:pPr>
              <w:pStyle w:val="Body"/>
              <w:spacing w:before="0"/>
              <w:rPr>
                <w:rFonts w:asciiTheme="minorHAnsi" w:hAnsiTheme="minorHAnsi"/>
              </w:rPr>
            </w:pPr>
            <w:r>
              <w:rPr>
                <w:rFonts w:asciiTheme="minorHAnsi" w:hAnsiTheme="minorHAnsi"/>
              </w:rPr>
              <w:t>4</w:t>
            </w:r>
          </w:p>
        </w:tc>
        <w:tc>
          <w:tcPr>
            <w:tcW w:w="3051" w:type="pct"/>
            <w:tcBorders>
              <w:bottom w:val="single" w:sz="4" w:space="0" w:color="auto"/>
            </w:tcBorders>
            <w:shd w:val="clear" w:color="auto" w:fill="auto"/>
          </w:tcPr>
          <w:p w:rsidR="00475C78" w:rsidRDefault="00475C78" w:rsidP="002F6167">
            <w:pPr>
              <w:autoSpaceDE w:val="0"/>
              <w:autoSpaceDN w:val="0"/>
              <w:adjustRightInd w:val="0"/>
              <w:spacing w:before="0"/>
              <w:rPr>
                <w:rFonts w:asciiTheme="minorHAnsi" w:hAnsiTheme="minorHAnsi" w:cstheme="minorHAnsi"/>
                <w:color w:val="000000"/>
              </w:rPr>
            </w:pPr>
            <w:r>
              <w:rPr>
                <w:rFonts w:asciiTheme="minorHAnsi" w:hAnsiTheme="minorHAnsi" w:cstheme="minorHAnsi"/>
                <w:color w:val="000000"/>
              </w:rPr>
              <w:t>Cipher Operation</w:t>
            </w:r>
          </w:p>
          <w:p w:rsidR="00475C78" w:rsidRDefault="00475C78" w:rsidP="002F6167">
            <w:pPr>
              <w:autoSpaceDE w:val="0"/>
              <w:autoSpaceDN w:val="0"/>
              <w:adjustRightInd w:val="0"/>
              <w:spacing w:before="0"/>
              <w:rPr>
                <w:rFonts w:asciiTheme="minorHAnsi" w:hAnsiTheme="minorHAnsi" w:cstheme="minorHAnsi"/>
                <w:color w:val="000000"/>
              </w:rPr>
            </w:pPr>
            <w:r>
              <w:rPr>
                <w:rFonts w:asciiTheme="minorHAnsi" w:hAnsiTheme="minorHAnsi" w:cstheme="minorHAnsi"/>
                <w:color w:val="000000"/>
              </w:rPr>
              <w:t>0x0: NULL</w:t>
            </w:r>
          </w:p>
          <w:p w:rsidR="00475C78" w:rsidRDefault="00475C78" w:rsidP="002F6167">
            <w:pPr>
              <w:autoSpaceDE w:val="0"/>
              <w:autoSpaceDN w:val="0"/>
              <w:adjustRightInd w:val="0"/>
              <w:spacing w:before="0"/>
              <w:rPr>
                <w:rFonts w:asciiTheme="minorHAnsi" w:hAnsiTheme="minorHAnsi" w:cstheme="minorHAnsi"/>
                <w:color w:val="000000"/>
              </w:rPr>
            </w:pPr>
            <w:r>
              <w:rPr>
                <w:rFonts w:asciiTheme="minorHAnsi" w:hAnsiTheme="minorHAnsi" w:cstheme="minorHAnsi"/>
                <w:color w:val="000000"/>
              </w:rPr>
              <w:t>0x1: AES-256-GCM</w:t>
            </w:r>
          </w:p>
          <w:p w:rsidR="00475C78" w:rsidRDefault="00475C78" w:rsidP="002F6167">
            <w:pPr>
              <w:autoSpaceDE w:val="0"/>
              <w:autoSpaceDN w:val="0"/>
              <w:adjustRightInd w:val="0"/>
              <w:spacing w:before="0"/>
              <w:rPr>
                <w:rFonts w:asciiTheme="minorHAnsi" w:hAnsiTheme="minorHAnsi" w:cstheme="minorHAnsi"/>
                <w:color w:val="000000"/>
              </w:rPr>
            </w:pPr>
            <w:r>
              <w:rPr>
                <w:rFonts w:asciiTheme="minorHAnsi" w:hAnsiTheme="minorHAnsi" w:cstheme="minorHAnsi"/>
                <w:color w:val="000000"/>
              </w:rPr>
              <w:t xml:space="preserve">0x2: AES-256-XTS/XEX (Controlled via </w:t>
            </w:r>
            <w:proofErr w:type="spellStart"/>
            <w:r>
              <w:rPr>
                <w:rFonts w:asciiTheme="minorHAnsi" w:hAnsiTheme="minorHAnsi" w:cstheme="minorHAnsi"/>
                <w:color w:val="000000"/>
              </w:rPr>
              <w:t>CipherPadOp</w:t>
            </w:r>
            <w:proofErr w:type="spellEnd"/>
            <w:r w:rsidR="0010019D" w:rsidRPr="0010019D">
              <w:rPr>
                <w:rFonts w:asciiTheme="minorHAnsi" w:hAnsiTheme="minorHAnsi" w:cstheme="minorHAnsi"/>
              </w:rPr>
              <w:t>)</w:t>
            </w:r>
          </w:p>
          <w:p w:rsidR="00475C78" w:rsidRDefault="00475C78" w:rsidP="002F6167">
            <w:pPr>
              <w:autoSpaceDE w:val="0"/>
              <w:autoSpaceDN w:val="0"/>
              <w:adjustRightInd w:val="0"/>
              <w:spacing w:before="0"/>
              <w:rPr>
                <w:rFonts w:asciiTheme="minorHAnsi" w:hAnsiTheme="minorHAnsi" w:cstheme="minorHAnsi"/>
                <w:color w:val="000000"/>
              </w:rPr>
            </w:pPr>
            <w:r>
              <w:rPr>
                <w:rFonts w:asciiTheme="minorHAnsi" w:hAnsiTheme="minorHAnsi" w:cstheme="minorHAnsi"/>
                <w:color w:val="000000"/>
              </w:rPr>
              <w:t>0x3: AES-256-GMAC</w:t>
            </w:r>
          </w:p>
          <w:p w:rsidR="00475C78" w:rsidRDefault="00475C78" w:rsidP="002F6167">
            <w:pPr>
              <w:autoSpaceDE w:val="0"/>
              <w:autoSpaceDN w:val="0"/>
              <w:adjustRightInd w:val="0"/>
              <w:spacing w:before="0"/>
              <w:rPr>
                <w:rFonts w:asciiTheme="minorHAnsi" w:hAnsiTheme="minorHAnsi" w:cstheme="minorHAnsi"/>
                <w:color w:val="000000"/>
              </w:rPr>
            </w:pPr>
            <w:r>
              <w:rPr>
                <w:rFonts w:asciiTheme="minorHAnsi" w:hAnsiTheme="minorHAnsi" w:cstheme="minorHAnsi"/>
                <w:color w:val="000000"/>
              </w:rPr>
              <w:t>Rest: Reserved</w:t>
            </w:r>
          </w:p>
          <w:p w:rsidR="00663AA3" w:rsidRDefault="00663AA3" w:rsidP="002F6167">
            <w:pPr>
              <w:autoSpaceDE w:val="0"/>
              <w:autoSpaceDN w:val="0"/>
              <w:adjustRightInd w:val="0"/>
              <w:spacing w:before="0"/>
              <w:rPr>
                <w:rFonts w:asciiTheme="minorHAnsi" w:hAnsiTheme="minorHAnsi" w:cstheme="minorHAnsi"/>
                <w:color w:val="000000"/>
              </w:rPr>
            </w:pPr>
          </w:p>
          <w:p w:rsidR="00663AA3" w:rsidRPr="00663AA3" w:rsidRDefault="00663AA3" w:rsidP="002F6167">
            <w:pPr>
              <w:autoSpaceDE w:val="0"/>
              <w:autoSpaceDN w:val="0"/>
              <w:adjustRightInd w:val="0"/>
              <w:spacing w:before="0"/>
              <w:rPr>
                <w:rFonts w:asciiTheme="minorHAnsi" w:hAnsiTheme="minorHAnsi" w:cstheme="minorHAnsi"/>
                <w:i/>
                <w:color w:val="000000"/>
              </w:rPr>
            </w:pPr>
            <w:r w:rsidRPr="00663AA3">
              <w:rPr>
                <w:rFonts w:asciiTheme="minorHAnsi" w:hAnsiTheme="minorHAnsi" w:cstheme="minorHAnsi"/>
                <w:i/>
                <w:color w:val="000000"/>
              </w:rPr>
              <w:t xml:space="preserve">For GCM/GMAC, </w:t>
            </w:r>
            <w:proofErr w:type="spellStart"/>
            <w:r w:rsidRPr="00663AA3">
              <w:rPr>
                <w:rFonts w:asciiTheme="minorHAnsi" w:hAnsiTheme="minorHAnsi" w:cstheme="minorHAnsi"/>
                <w:i/>
                <w:color w:val="000000"/>
              </w:rPr>
              <w:t>AuthOp</w:t>
            </w:r>
            <w:proofErr w:type="spellEnd"/>
            <w:r w:rsidRPr="00663AA3">
              <w:rPr>
                <w:rFonts w:asciiTheme="minorHAnsi" w:hAnsiTheme="minorHAnsi" w:cstheme="minorHAnsi"/>
                <w:i/>
                <w:color w:val="000000"/>
              </w:rPr>
              <w:t xml:space="preserve"> should be NULL.</w:t>
            </w:r>
          </w:p>
        </w:tc>
      </w:tr>
      <w:tr w:rsidR="00475C78" w:rsidRPr="005F6107" w:rsidTr="002F6167">
        <w:tc>
          <w:tcPr>
            <w:tcW w:w="1282" w:type="pct"/>
            <w:shd w:val="clear" w:color="auto" w:fill="auto"/>
          </w:tcPr>
          <w:p w:rsidR="00475C78" w:rsidRDefault="00475C78" w:rsidP="002F6167">
            <w:pPr>
              <w:spacing w:before="0"/>
              <w:rPr>
                <w:rFonts w:asciiTheme="minorHAnsi" w:hAnsiTheme="minorHAnsi"/>
              </w:rPr>
            </w:pPr>
            <w:proofErr w:type="spellStart"/>
            <w:r>
              <w:rPr>
                <w:rFonts w:asciiTheme="minorHAnsi" w:hAnsiTheme="minorHAnsi"/>
              </w:rPr>
              <w:t>AADLen</w:t>
            </w:r>
            <w:proofErr w:type="spellEnd"/>
          </w:p>
        </w:tc>
        <w:tc>
          <w:tcPr>
            <w:tcW w:w="667" w:type="pct"/>
            <w:shd w:val="clear" w:color="auto" w:fill="auto"/>
          </w:tcPr>
          <w:p w:rsidR="00475C78" w:rsidRDefault="00475C78" w:rsidP="002F6167">
            <w:pPr>
              <w:pStyle w:val="Body"/>
              <w:tabs>
                <w:tab w:val="left" w:pos="513"/>
              </w:tabs>
              <w:spacing w:before="0"/>
              <w:jc w:val="both"/>
              <w:rPr>
                <w:rFonts w:asciiTheme="minorHAnsi" w:hAnsiTheme="minorHAnsi"/>
              </w:rPr>
            </w:pPr>
            <w:r>
              <w:rPr>
                <w:rFonts w:asciiTheme="minorHAnsi" w:hAnsiTheme="minorHAnsi"/>
              </w:rPr>
              <w:t>8</w:t>
            </w:r>
          </w:p>
        </w:tc>
        <w:tc>
          <w:tcPr>
            <w:tcW w:w="3051" w:type="pct"/>
            <w:shd w:val="clear" w:color="auto" w:fill="auto"/>
          </w:tcPr>
          <w:p w:rsidR="00475C78" w:rsidRDefault="00475C78" w:rsidP="002F6167">
            <w:pPr>
              <w:autoSpaceDE w:val="0"/>
              <w:autoSpaceDN w:val="0"/>
              <w:adjustRightInd w:val="0"/>
              <w:spacing w:before="0"/>
              <w:rPr>
                <w:rFonts w:asciiTheme="minorHAnsi" w:hAnsiTheme="minorHAnsi" w:cstheme="minorHAnsi"/>
                <w:color w:val="000000"/>
              </w:rPr>
            </w:pPr>
            <w:r>
              <w:rPr>
                <w:rFonts w:asciiTheme="minorHAnsi" w:hAnsiTheme="minorHAnsi" w:cstheme="minorHAnsi"/>
                <w:color w:val="000000"/>
              </w:rPr>
              <w:t>Length of Additional Authenticated Data (AAD)</w:t>
            </w:r>
            <w:r w:rsidR="00475EBC">
              <w:rPr>
                <w:rFonts w:asciiTheme="minorHAnsi" w:hAnsiTheme="minorHAnsi" w:cstheme="minorHAnsi"/>
                <w:color w:val="000000"/>
              </w:rPr>
              <w:t xml:space="preserve"> in bytes</w:t>
            </w:r>
            <w:r>
              <w:rPr>
                <w:rFonts w:asciiTheme="minorHAnsi" w:hAnsiTheme="minorHAnsi" w:cstheme="minorHAnsi"/>
                <w:color w:val="000000"/>
              </w:rPr>
              <w:t xml:space="preserve"> from start of frame (AES-GCM</w:t>
            </w:r>
            <w:r w:rsidR="00301FCF">
              <w:rPr>
                <w:rFonts w:asciiTheme="minorHAnsi" w:hAnsiTheme="minorHAnsi" w:cstheme="minorHAnsi"/>
                <w:color w:val="000000"/>
              </w:rPr>
              <w:t xml:space="preserve"> Only</w:t>
            </w:r>
            <w:r>
              <w:rPr>
                <w:rFonts w:asciiTheme="minorHAnsi" w:hAnsiTheme="minorHAnsi" w:cstheme="minorHAnsi"/>
                <w:color w:val="000000"/>
              </w:rPr>
              <w:t>)</w:t>
            </w:r>
            <w:r w:rsidR="00301FCF">
              <w:rPr>
                <w:rFonts w:asciiTheme="minorHAnsi" w:hAnsiTheme="minorHAnsi" w:cstheme="minorHAnsi"/>
                <w:color w:val="000000"/>
              </w:rPr>
              <w:t>.</w:t>
            </w:r>
          </w:p>
          <w:p w:rsidR="00E20584" w:rsidRDefault="00E20584" w:rsidP="002F6167">
            <w:pPr>
              <w:autoSpaceDE w:val="0"/>
              <w:autoSpaceDN w:val="0"/>
              <w:adjustRightInd w:val="0"/>
              <w:spacing w:before="0"/>
              <w:rPr>
                <w:rFonts w:asciiTheme="minorHAnsi" w:hAnsiTheme="minorHAnsi" w:cstheme="minorHAnsi"/>
                <w:color w:val="000000"/>
              </w:rPr>
            </w:pPr>
          </w:p>
          <w:p w:rsidR="0046095D" w:rsidRDefault="00F32027" w:rsidP="002F6167">
            <w:pPr>
              <w:autoSpaceDE w:val="0"/>
              <w:autoSpaceDN w:val="0"/>
              <w:adjustRightInd w:val="0"/>
              <w:spacing w:before="0"/>
              <w:rPr>
                <w:rFonts w:asciiTheme="minorHAnsi" w:hAnsiTheme="minorHAnsi" w:cstheme="minorHAnsi"/>
                <w:i/>
                <w:color w:val="000000"/>
              </w:rPr>
            </w:pPr>
            <w:r w:rsidRPr="00663AA3">
              <w:rPr>
                <w:rFonts w:asciiTheme="minorHAnsi" w:hAnsiTheme="minorHAnsi" w:cstheme="minorHAnsi"/>
                <w:i/>
                <w:color w:val="000000"/>
              </w:rPr>
              <w:t>For GCM, AAD length should be less than payload size.</w:t>
            </w:r>
          </w:p>
          <w:p w:rsidR="00D76A92" w:rsidRPr="0046095D" w:rsidRDefault="0046095D" w:rsidP="002F6167">
            <w:pPr>
              <w:autoSpaceDE w:val="0"/>
              <w:autoSpaceDN w:val="0"/>
              <w:adjustRightInd w:val="0"/>
              <w:spacing w:before="0"/>
              <w:rPr>
                <w:rFonts w:asciiTheme="minorHAnsi" w:hAnsiTheme="minorHAnsi" w:cstheme="minorHAnsi"/>
                <w:i/>
                <w:color w:val="000000"/>
              </w:rPr>
            </w:pPr>
            <w:r>
              <w:rPr>
                <w:rFonts w:asciiTheme="minorHAnsi" w:hAnsiTheme="minorHAnsi" w:cstheme="minorHAnsi"/>
                <w:i/>
                <w:color w:val="000000"/>
              </w:rPr>
              <w:t>For non-GCM operations</w:t>
            </w:r>
            <w:r w:rsidR="00663AA3" w:rsidRPr="00663AA3">
              <w:rPr>
                <w:rFonts w:asciiTheme="minorHAnsi" w:hAnsiTheme="minorHAnsi" w:cstheme="minorHAnsi"/>
                <w:i/>
                <w:color w:val="000000"/>
              </w:rPr>
              <w:t>, this field should be set to 0.</w:t>
            </w:r>
          </w:p>
        </w:tc>
      </w:tr>
      <w:tr w:rsidR="00475C78" w:rsidRPr="005F6107" w:rsidTr="002F6167">
        <w:tc>
          <w:tcPr>
            <w:tcW w:w="1282" w:type="pct"/>
            <w:shd w:val="clear" w:color="auto" w:fill="auto"/>
          </w:tcPr>
          <w:p w:rsidR="00475C78" w:rsidRDefault="00475C78" w:rsidP="002F6167">
            <w:pPr>
              <w:spacing w:before="0"/>
              <w:rPr>
                <w:rFonts w:asciiTheme="minorHAnsi" w:hAnsiTheme="minorHAnsi"/>
              </w:rPr>
            </w:pPr>
            <w:proofErr w:type="spellStart"/>
            <w:r>
              <w:rPr>
                <w:rFonts w:asciiTheme="minorHAnsi" w:hAnsiTheme="minorHAnsi"/>
              </w:rPr>
              <w:t>IVOp</w:t>
            </w:r>
            <w:proofErr w:type="spellEnd"/>
          </w:p>
        </w:tc>
        <w:tc>
          <w:tcPr>
            <w:tcW w:w="667" w:type="pct"/>
            <w:shd w:val="clear" w:color="auto" w:fill="auto"/>
          </w:tcPr>
          <w:p w:rsidR="00475C78" w:rsidRDefault="00475C78" w:rsidP="002F6167">
            <w:pPr>
              <w:pStyle w:val="Body"/>
              <w:tabs>
                <w:tab w:val="left" w:pos="513"/>
              </w:tabs>
              <w:spacing w:before="0"/>
              <w:jc w:val="both"/>
              <w:rPr>
                <w:rFonts w:asciiTheme="minorHAnsi" w:hAnsiTheme="minorHAnsi"/>
              </w:rPr>
            </w:pPr>
            <w:r>
              <w:rPr>
                <w:rFonts w:asciiTheme="minorHAnsi" w:hAnsiTheme="minorHAnsi"/>
              </w:rPr>
              <w:t>2</w:t>
            </w:r>
          </w:p>
        </w:tc>
        <w:tc>
          <w:tcPr>
            <w:tcW w:w="3051" w:type="pct"/>
            <w:shd w:val="clear" w:color="auto" w:fill="auto"/>
          </w:tcPr>
          <w:p w:rsidR="00475C78" w:rsidRDefault="00475C78" w:rsidP="002F6167">
            <w:pPr>
              <w:autoSpaceDE w:val="0"/>
              <w:autoSpaceDN w:val="0"/>
              <w:adjustRightInd w:val="0"/>
              <w:spacing w:before="0"/>
              <w:rPr>
                <w:rFonts w:asciiTheme="minorHAnsi" w:hAnsiTheme="minorHAnsi" w:cstheme="minorHAnsi"/>
                <w:color w:val="000000"/>
              </w:rPr>
            </w:pPr>
            <w:r>
              <w:rPr>
                <w:rFonts w:asciiTheme="minorHAnsi" w:hAnsiTheme="minorHAnsi" w:cstheme="minorHAnsi"/>
                <w:color w:val="000000"/>
              </w:rPr>
              <w:t>IV Operation</w:t>
            </w:r>
          </w:p>
          <w:p w:rsidR="00475C78" w:rsidRDefault="00475C78" w:rsidP="002F6167">
            <w:pPr>
              <w:autoSpaceDE w:val="0"/>
              <w:autoSpaceDN w:val="0"/>
              <w:adjustRightInd w:val="0"/>
              <w:spacing w:before="0"/>
              <w:rPr>
                <w:rFonts w:asciiTheme="minorHAnsi" w:hAnsiTheme="minorHAnsi" w:cstheme="minorHAnsi"/>
                <w:color w:val="000000"/>
              </w:rPr>
            </w:pPr>
            <w:r>
              <w:rPr>
                <w:rFonts w:asciiTheme="minorHAnsi" w:hAnsiTheme="minorHAnsi" w:cstheme="minorHAnsi"/>
                <w:color w:val="000000"/>
              </w:rPr>
              <w:t>0x0: Directly from IV Source</w:t>
            </w:r>
            <w:r w:rsidR="00EB59CB">
              <w:rPr>
                <w:rFonts w:asciiTheme="minorHAnsi" w:hAnsiTheme="minorHAnsi" w:cstheme="minorHAnsi"/>
                <w:color w:val="000000"/>
              </w:rPr>
              <w:t xml:space="preserve"> (FRMD).</w:t>
            </w:r>
          </w:p>
          <w:p w:rsidR="00475C78" w:rsidRDefault="00475C78" w:rsidP="002F6167">
            <w:pPr>
              <w:autoSpaceDE w:val="0"/>
              <w:autoSpaceDN w:val="0"/>
              <w:adjustRightInd w:val="0"/>
              <w:spacing w:before="0"/>
              <w:rPr>
                <w:rFonts w:asciiTheme="minorHAnsi" w:hAnsiTheme="minorHAnsi" w:cstheme="minorHAnsi"/>
                <w:color w:val="000000"/>
              </w:rPr>
            </w:pPr>
            <w:r>
              <w:rPr>
                <w:rFonts w:asciiTheme="minorHAnsi" w:hAnsiTheme="minorHAnsi" w:cstheme="minorHAnsi"/>
                <w:color w:val="000000"/>
              </w:rPr>
              <w:t>0x1: Random</w:t>
            </w:r>
          </w:p>
          <w:p w:rsidR="00475C78" w:rsidRDefault="00475C78" w:rsidP="002F6167">
            <w:pPr>
              <w:autoSpaceDE w:val="0"/>
              <w:autoSpaceDN w:val="0"/>
              <w:adjustRightInd w:val="0"/>
              <w:spacing w:before="0"/>
              <w:rPr>
                <w:rFonts w:asciiTheme="minorHAnsi" w:hAnsiTheme="minorHAnsi" w:cstheme="minorHAnsi"/>
                <w:color w:val="000000"/>
              </w:rPr>
            </w:pPr>
            <w:r>
              <w:rPr>
                <w:rFonts w:asciiTheme="minorHAnsi" w:hAnsiTheme="minorHAnsi" w:cstheme="minorHAnsi"/>
                <w:color w:val="000000"/>
              </w:rPr>
              <w:t>0x2: Increment</w:t>
            </w:r>
          </w:p>
          <w:p w:rsidR="00475C78" w:rsidRDefault="00475C78" w:rsidP="002F6167">
            <w:pPr>
              <w:autoSpaceDE w:val="0"/>
              <w:autoSpaceDN w:val="0"/>
              <w:adjustRightInd w:val="0"/>
              <w:spacing w:before="0"/>
              <w:rPr>
                <w:rFonts w:asciiTheme="minorHAnsi" w:hAnsiTheme="minorHAnsi" w:cstheme="minorHAnsi"/>
                <w:color w:val="000000"/>
              </w:rPr>
            </w:pPr>
            <w:r>
              <w:rPr>
                <w:rFonts w:asciiTheme="minorHAnsi" w:hAnsiTheme="minorHAnsi" w:cstheme="minorHAnsi"/>
                <w:color w:val="000000"/>
              </w:rPr>
              <w:t>0x3: Reserved</w:t>
            </w:r>
          </w:p>
        </w:tc>
      </w:tr>
      <w:tr w:rsidR="00475C78" w:rsidRPr="005F6107" w:rsidTr="002F6167">
        <w:tc>
          <w:tcPr>
            <w:tcW w:w="1282" w:type="pct"/>
            <w:tcBorders>
              <w:bottom w:val="single" w:sz="4" w:space="0" w:color="auto"/>
            </w:tcBorders>
            <w:shd w:val="clear" w:color="auto" w:fill="auto"/>
          </w:tcPr>
          <w:p w:rsidR="00475C78" w:rsidRDefault="00475C78" w:rsidP="002F6167">
            <w:pPr>
              <w:spacing w:before="0"/>
              <w:rPr>
                <w:rFonts w:asciiTheme="minorHAnsi" w:hAnsiTheme="minorHAnsi"/>
              </w:rPr>
            </w:pPr>
            <w:proofErr w:type="spellStart"/>
            <w:r>
              <w:rPr>
                <w:rFonts w:asciiTheme="minorHAnsi" w:hAnsiTheme="minorHAnsi"/>
              </w:rPr>
              <w:t>CipherPadOp</w:t>
            </w:r>
            <w:proofErr w:type="spellEnd"/>
          </w:p>
        </w:tc>
        <w:tc>
          <w:tcPr>
            <w:tcW w:w="667" w:type="pct"/>
            <w:tcBorders>
              <w:bottom w:val="single" w:sz="4" w:space="0" w:color="auto"/>
            </w:tcBorders>
            <w:shd w:val="clear" w:color="auto" w:fill="auto"/>
          </w:tcPr>
          <w:p w:rsidR="00475C78" w:rsidRDefault="00475C78" w:rsidP="002F6167">
            <w:pPr>
              <w:pStyle w:val="Body"/>
              <w:tabs>
                <w:tab w:val="left" w:pos="513"/>
              </w:tabs>
              <w:spacing w:before="0"/>
              <w:jc w:val="both"/>
              <w:rPr>
                <w:rFonts w:asciiTheme="minorHAnsi" w:hAnsiTheme="minorHAnsi"/>
              </w:rPr>
            </w:pPr>
            <w:r>
              <w:rPr>
                <w:rFonts w:asciiTheme="minorHAnsi" w:hAnsiTheme="minorHAnsi"/>
              </w:rPr>
              <w:t>1</w:t>
            </w:r>
          </w:p>
        </w:tc>
        <w:tc>
          <w:tcPr>
            <w:tcW w:w="3051" w:type="pct"/>
            <w:tcBorders>
              <w:bottom w:val="single" w:sz="4" w:space="0" w:color="auto"/>
            </w:tcBorders>
            <w:shd w:val="clear" w:color="auto" w:fill="auto"/>
          </w:tcPr>
          <w:p w:rsidR="00475C78" w:rsidRDefault="00475C78" w:rsidP="002F6167">
            <w:pPr>
              <w:autoSpaceDE w:val="0"/>
              <w:autoSpaceDN w:val="0"/>
              <w:adjustRightInd w:val="0"/>
              <w:spacing w:before="0"/>
              <w:rPr>
                <w:rFonts w:asciiTheme="minorHAnsi" w:hAnsiTheme="minorHAnsi" w:cstheme="minorHAnsi"/>
                <w:color w:val="000000"/>
              </w:rPr>
            </w:pPr>
            <w:r>
              <w:rPr>
                <w:rFonts w:asciiTheme="minorHAnsi" w:hAnsiTheme="minorHAnsi" w:cstheme="minorHAnsi"/>
                <w:color w:val="000000"/>
              </w:rPr>
              <w:t>Cipher Pad Operation</w:t>
            </w:r>
          </w:p>
          <w:p w:rsidR="00475C78" w:rsidRDefault="00475C78" w:rsidP="002F6167">
            <w:pPr>
              <w:autoSpaceDE w:val="0"/>
              <w:autoSpaceDN w:val="0"/>
              <w:adjustRightInd w:val="0"/>
              <w:spacing w:before="0"/>
              <w:rPr>
                <w:rFonts w:asciiTheme="minorHAnsi" w:hAnsiTheme="minorHAnsi" w:cstheme="minorHAnsi"/>
                <w:color w:val="000000"/>
              </w:rPr>
            </w:pPr>
            <w:r>
              <w:rPr>
                <w:rFonts w:asciiTheme="minorHAnsi" w:hAnsiTheme="minorHAnsi" w:cstheme="minorHAnsi"/>
                <w:color w:val="000000"/>
              </w:rPr>
              <w:t>0x0: No Padding (AES-XTS)</w:t>
            </w:r>
          </w:p>
          <w:p w:rsidR="00475C78" w:rsidRDefault="00475C78" w:rsidP="000C74D0">
            <w:pPr>
              <w:keepNext/>
              <w:autoSpaceDE w:val="0"/>
              <w:autoSpaceDN w:val="0"/>
              <w:adjustRightInd w:val="0"/>
              <w:spacing w:before="0"/>
              <w:rPr>
                <w:rFonts w:asciiTheme="minorHAnsi" w:hAnsiTheme="minorHAnsi" w:cstheme="minorHAnsi"/>
                <w:color w:val="000000"/>
              </w:rPr>
            </w:pPr>
            <w:r>
              <w:rPr>
                <w:rFonts w:asciiTheme="minorHAnsi" w:hAnsiTheme="minorHAnsi" w:cstheme="minorHAnsi"/>
                <w:color w:val="000000"/>
              </w:rPr>
              <w:t>0x1: ANSI</w:t>
            </w:r>
            <w:r w:rsidR="00515884">
              <w:rPr>
                <w:rFonts w:asciiTheme="minorHAnsi" w:hAnsiTheme="minorHAnsi" w:cstheme="minorHAnsi"/>
                <w:color w:val="000000"/>
              </w:rPr>
              <w:t xml:space="preserve"> X.923</w:t>
            </w:r>
            <w:r>
              <w:rPr>
                <w:rFonts w:asciiTheme="minorHAnsi" w:hAnsiTheme="minorHAnsi" w:cstheme="minorHAnsi"/>
                <w:color w:val="000000"/>
              </w:rPr>
              <w:t xml:space="preserve"> Padding to align to </w:t>
            </w:r>
            <w:proofErr w:type="gramStart"/>
            <w:r>
              <w:rPr>
                <w:rFonts w:asciiTheme="minorHAnsi" w:hAnsiTheme="minorHAnsi" w:cstheme="minorHAnsi"/>
                <w:color w:val="000000"/>
              </w:rPr>
              <w:t>16 byte</w:t>
            </w:r>
            <w:proofErr w:type="gramEnd"/>
            <w:r>
              <w:rPr>
                <w:rFonts w:asciiTheme="minorHAnsi" w:hAnsiTheme="minorHAnsi" w:cstheme="minorHAnsi"/>
                <w:color w:val="000000"/>
              </w:rPr>
              <w:t xml:space="preserve"> boundary (AE</w:t>
            </w:r>
            <w:r w:rsidR="00515884">
              <w:rPr>
                <w:rFonts w:asciiTheme="minorHAnsi" w:hAnsiTheme="minorHAnsi" w:cstheme="minorHAnsi"/>
                <w:color w:val="000000"/>
              </w:rPr>
              <w:t>S</w:t>
            </w:r>
            <w:r>
              <w:rPr>
                <w:rFonts w:asciiTheme="minorHAnsi" w:hAnsiTheme="minorHAnsi" w:cstheme="minorHAnsi"/>
                <w:color w:val="000000"/>
              </w:rPr>
              <w:t>-XEX)</w:t>
            </w:r>
            <w:r w:rsidR="000C74D0">
              <w:rPr>
                <w:rFonts w:asciiTheme="minorHAnsi" w:hAnsiTheme="minorHAnsi" w:cstheme="minorHAnsi"/>
                <w:color w:val="000000"/>
              </w:rPr>
              <w:t xml:space="preserve"> [PRD]</w:t>
            </w:r>
          </w:p>
          <w:p w:rsidR="00E20584" w:rsidRDefault="00E20584" w:rsidP="000C74D0">
            <w:pPr>
              <w:keepNext/>
              <w:autoSpaceDE w:val="0"/>
              <w:autoSpaceDN w:val="0"/>
              <w:adjustRightInd w:val="0"/>
              <w:spacing w:before="0"/>
              <w:rPr>
                <w:rFonts w:asciiTheme="minorHAnsi" w:hAnsiTheme="minorHAnsi" w:cstheme="minorHAnsi"/>
                <w:color w:val="000000"/>
              </w:rPr>
            </w:pPr>
          </w:p>
          <w:p w:rsidR="00E20584" w:rsidRPr="00663AA3" w:rsidRDefault="00E20584" w:rsidP="000C74D0">
            <w:pPr>
              <w:keepNext/>
              <w:autoSpaceDE w:val="0"/>
              <w:autoSpaceDN w:val="0"/>
              <w:adjustRightInd w:val="0"/>
              <w:spacing w:before="0"/>
              <w:rPr>
                <w:rFonts w:asciiTheme="minorHAnsi" w:hAnsiTheme="minorHAnsi" w:cstheme="minorHAnsi"/>
                <w:i/>
                <w:color w:val="000000"/>
              </w:rPr>
            </w:pPr>
            <w:r w:rsidRPr="00663AA3">
              <w:rPr>
                <w:rFonts w:asciiTheme="minorHAnsi" w:hAnsiTheme="minorHAnsi" w:cstheme="minorHAnsi"/>
                <w:i/>
                <w:color w:val="000000"/>
              </w:rPr>
              <w:t>This field should be set 0</w:t>
            </w:r>
            <w:r w:rsidR="0046095D">
              <w:rPr>
                <w:rFonts w:asciiTheme="minorHAnsi" w:hAnsiTheme="minorHAnsi" w:cstheme="minorHAnsi"/>
                <w:i/>
                <w:color w:val="000000"/>
              </w:rPr>
              <w:t>x0</w:t>
            </w:r>
            <w:r w:rsidRPr="00663AA3">
              <w:rPr>
                <w:rFonts w:asciiTheme="minorHAnsi" w:hAnsiTheme="minorHAnsi" w:cstheme="minorHAnsi"/>
                <w:i/>
                <w:color w:val="000000"/>
              </w:rPr>
              <w:t xml:space="preserve"> for non-XTS/XEX operation.</w:t>
            </w:r>
          </w:p>
        </w:tc>
      </w:tr>
    </w:tbl>
    <w:p w:rsidR="00475C78" w:rsidRDefault="00475C78" w:rsidP="00312DD4">
      <w:pPr>
        <w:pStyle w:val="Caption"/>
      </w:pPr>
      <w:bookmarkStart w:id="39" w:name="_Toc536792119"/>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12</w:t>
      </w:r>
      <w:r w:rsidR="00AC3548">
        <w:rPr>
          <w:noProof/>
        </w:rPr>
        <w:fldChar w:fldCharType="end"/>
      </w:r>
      <w:r w:rsidR="0042232A">
        <w:rPr>
          <w:noProof/>
        </w:rPr>
        <w:t xml:space="preserve"> -</w:t>
      </w:r>
      <w:r>
        <w:t xml:space="preserve"> CMD TLV Word 2</w:t>
      </w:r>
      <w:bookmarkEnd w:id="39"/>
    </w:p>
    <w:p w:rsidR="00475C78" w:rsidRDefault="00475C78" w:rsidP="00475C78"/>
    <w:p w:rsidR="00475C78" w:rsidRDefault="00475C78" w:rsidP="00475C78">
      <w:pPr>
        <w:pStyle w:val="Heading2"/>
      </w:pPr>
      <w:bookmarkStart w:id="40" w:name="_Toc536792055"/>
      <w:r>
        <w:lastRenderedPageBreak/>
        <w:t>Key TLV</w:t>
      </w:r>
      <w:bookmarkEnd w:id="40"/>
    </w:p>
    <w:p w:rsidR="00475C78" w:rsidRDefault="00475C78" w:rsidP="00475C78">
      <w:pPr>
        <w:pStyle w:val="Body"/>
      </w:pPr>
      <w:r>
        <w:t>TLV Type for Key TLV is 2. Only relevant fields to Crypto are discussed below.</w:t>
      </w:r>
    </w:p>
    <w:p w:rsidR="00475C78" w:rsidRDefault="00705807" w:rsidP="00475C78">
      <w:pPr>
        <w:pStyle w:val="Body"/>
        <w:jc w:val="center"/>
      </w:pPr>
      <w:r>
        <w:object w:dxaOrig="8768" w:dyaOrig="7414">
          <v:shape id="_x0000_i1083" type="#_x0000_t75" style="width:429.35pt;height:386pt" o:ole="">
            <v:imagedata r:id="rId33" o:title=""/>
          </v:shape>
          <o:OLEObject Type="Embed" ProgID="Visio.Drawing.11" ShapeID="_x0000_i1083" DrawAspect="Content" ObjectID="_1615880163" r:id="rId34"/>
        </w:object>
      </w:r>
    </w:p>
    <w:p w:rsidR="00475C78" w:rsidRPr="00161AE1" w:rsidRDefault="00475C78" w:rsidP="00312DD4">
      <w:pPr>
        <w:pStyle w:val="Caption"/>
      </w:pPr>
      <w:bookmarkStart w:id="41" w:name="_Toc536792097"/>
      <w:r>
        <w:t xml:space="preserve">Figure </w:t>
      </w:r>
      <w:r w:rsidR="00AC3548">
        <w:rPr>
          <w:noProof/>
        </w:rPr>
        <w:fldChar w:fldCharType="begin"/>
      </w:r>
      <w:r w:rsidR="00AC3548">
        <w:rPr>
          <w:noProof/>
        </w:rPr>
        <w:instrText xml:space="preserve"> SEQ Figure \* ARABIC </w:instrText>
      </w:r>
      <w:r w:rsidR="00AC3548">
        <w:rPr>
          <w:noProof/>
        </w:rPr>
        <w:fldChar w:fldCharType="separate"/>
      </w:r>
      <w:r w:rsidR="009D7F9C">
        <w:rPr>
          <w:noProof/>
        </w:rPr>
        <w:t>3</w:t>
      </w:r>
      <w:r w:rsidR="00AC3548">
        <w:rPr>
          <w:noProof/>
        </w:rPr>
        <w:fldChar w:fldCharType="end"/>
      </w:r>
      <w:r>
        <w:t xml:space="preserve"> </w:t>
      </w:r>
      <w:r w:rsidR="00476A2C">
        <w:t xml:space="preserve">- </w:t>
      </w:r>
      <w:r>
        <w:t>Key TLV Format</w:t>
      </w:r>
      <w:bookmarkEnd w:id="41"/>
    </w:p>
    <w:p w:rsidR="00475C78" w:rsidRDefault="00475C78" w:rsidP="00475C78">
      <w:pPr>
        <w:pStyle w:val="Heading3"/>
        <w:spacing w:line="360" w:lineRule="auto"/>
      </w:pPr>
      <w:bookmarkStart w:id="42" w:name="_Toc536792056"/>
      <w:r>
        <w:t>Word 0</w:t>
      </w:r>
      <w:bookmarkEnd w:id="42"/>
    </w:p>
    <w:tbl>
      <w:tblPr>
        <w:tblStyle w:val="TableGrid"/>
        <w:tblW w:w="5000" w:type="pct"/>
        <w:tblLook w:val="04A0" w:firstRow="1" w:lastRow="0" w:firstColumn="1" w:lastColumn="0" w:noHBand="0" w:noVBand="1"/>
      </w:tblPr>
      <w:tblGrid>
        <w:gridCol w:w="2536"/>
        <w:gridCol w:w="1319"/>
        <w:gridCol w:w="6035"/>
      </w:tblGrid>
      <w:tr w:rsidR="00475C78" w:rsidRPr="005F6107" w:rsidTr="002F6167">
        <w:tc>
          <w:tcPr>
            <w:tcW w:w="1282" w:type="pct"/>
            <w:shd w:val="clear" w:color="auto" w:fill="D9D9D9" w:themeFill="background1" w:themeFillShade="D9"/>
          </w:tcPr>
          <w:p w:rsidR="00475C78" w:rsidRPr="005F6107" w:rsidRDefault="00475C78" w:rsidP="002F6167">
            <w:pPr>
              <w:spacing w:before="0"/>
              <w:rPr>
                <w:rFonts w:asciiTheme="minorHAnsi" w:hAnsiTheme="minorHAnsi"/>
              </w:rPr>
            </w:pPr>
            <w:r w:rsidRPr="005F6107">
              <w:rPr>
                <w:rFonts w:asciiTheme="minorHAnsi" w:hAnsiTheme="minorHAnsi"/>
              </w:rPr>
              <w:t xml:space="preserve">Field </w:t>
            </w:r>
          </w:p>
        </w:tc>
        <w:tc>
          <w:tcPr>
            <w:tcW w:w="667"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Width</w:t>
            </w:r>
          </w:p>
        </w:tc>
        <w:tc>
          <w:tcPr>
            <w:tcW w:w="3051"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Description</w:t>
            </w:r>
          </w:p>
        </w:tc>
      </w:tr>
      <w:tr w:rsidR="00475C78" w:rsidRPr="005F6107" w:rsidTr="002F6167">
        <w:tc>
          <w:tcPr>
            <w:tcW w:w="1282" w:type="pct"/>
            <w:shd w:val="clear" w:color="auto" w:fill="FABF8F" w:themeFill="accent6" w:themeFillTint="99"/>
          </w:tcPr>
          <w:p w:rsidR="00475C78" w:rsidRPr="005F6107" w:rsidRDefault="00475C78" w:rsidP="002F6167">
            <w:pPr>
              <w:spacing w:before="0"/>
              <w:rPr>
                <w:rFonts w:asciiTheme="minorHAnsi" w:hAnsiTheme="minorHAnsi"/>
              </w:rPr>
            </w:pPr>
            <w:proofErr w:type="spellStart"/>
            <w:r>
              <w:rPr>
                <w:rFonts w:asciiTheme="minorHAnsi" w:hAnsiTheme="minorHAnsi"/>
              </w:rPr>
              <w:t>TLVType</w:t>
            </w:r>
            <w:proofErr w:type="spellEnd"/>
          </w:p>
        </w:tc>
        <w:tc>
          <w:tcPr>
            <w:tcW w:w="667" w:type="pct"/>
            <w:shd w:val="clear" w:color="auto" w:fill="FABF8F" w:themeFill="accent6" w:themeFillTint="99"/>
          </w:tcPr>
          <w:p w:rsidR="00475C78" w:rsidRPr="005F6107" w:rsidRDefault="00475C78" w:rsidP="002F6167">
            <w:pPr>
              <w:pStyle w:val="Body"/>
              <w:spacing w:before="0"/>
              <w:rPr>
                <w:rFonts w:asciiTheme="minorHAnsi" w:hAnsiTheme="minorHAnsi"/>
              </w:rPr>
            </w:pPr>
            <w:r>
              <w:rPr>
                <w:rFonts w:asciiTheme="minorHAnsi" w:hAnsiTheme="minorHAnsi"/>
              </w:rPr>
              <w:t>8</w:t>
            </w:r>
          </w:p>
        </w:tc>
        <w:tc>
          <w:tcPr>
            <w:tcW w:w="3051" w:type="pct"/>
            <w:shd w:val="clear" w:color="auto" w:fill="FABF8F" w:themeFill="accent6" w:themeFillTint="99"/>
          </w:tcPr>
          <w:p w:rsidR="00475C78" w:rsidRPr="005F6107" w:rsidRDefault="00475C78" w:rsidP="002F6167">
            <w:pPr>
              <w:autoSpaceDE w:val="0"/>
              <w:autoSpaceDN w:val="0"/>
              <w:adjustRightInd w:val="0"/>
              <w:spacing w:before="0"/>
              <w:rPr>
                <w:rFonts w:asciiTheme="minorHAnsi" w:hAnsiTheme="minorHAnsi"/>
              </w:rPr>
            </w:pPr>
            <w:r>
              <w:rPr>
                <w:rFonts w:asciiTheme="minorHAnsi" w:hAnsiTheme="minorHAnsi" w:cstheme="minorHAnsi"/>
                <w:color w:val="000000"/>
              </w:rPr>
              <w:t>TLV Type.</w:t>
            </w:r>
            <w:r w:rsidR="00686301">
              <w:rPr>
                <w:rFonts w:asciiTheme="minorHAnsi" w:hAnsiTheme="minorHAnsi" w:cstheme="minorHAnsi"/>
                <w:color w:val="000000"/>
              </w:rPr>
              <w:t xml:space="preserve"> This must be set to 2</w:t>
            </w:r>
            <w:r>
              <w:rPr>
                <w:rFonts w:asciiTheme="minorHAnsi" w:hAnsiTheme="minorHAnsi" w:cstheme="minorHAnsi"/>
                <w:color w:val="000000"/>
              </w:rPr>
              <w:t>.</w:t>
            </w:r>
          </w:p>
        </w:tc>
      </w:tr>
      <w:tr w:rsidR="00475C78" w:rsidRPr="005F6107" w:rsidTr="002F6167">
        <w:tc>
          <w:tcPr>
            <w:tcW w:w="1282" w:type="pct"/>
            <w:shd w:val="clear" w:color="auto" w:fill="FABF8F" w:themeFill="accent6" w:themeFillTint="99"/>
          </w:tcPr>
          <w:p w:rsidR="00475C78" w:rsidRDefault="00475C78" w:rsidP="002F6167">
            <w:pPr>
              <w:spacing w:before="0"/>
              <w:rPr>
                <w:rFonts w:asciiTheme="minorHAnsi" w:hAnsiTheme="minorHAnsi"/>
              </w:rPr>
            </w:pPr>
            <w:proofErr w:type="spellStart"/>
            <w:r>
              <w:rPr>
                <w:rFonts w:asciiTheme="minorHAnsi" w:hAnsiTheme="minorHAnsi"/>
              </w:rPr>
              <w:t>TLVEngineID</w:t>
            </w:r>
            <w:proofErr w:type="spellEnd"/>
          </w:p>
        </w:tc>
        <w:tc>
          <w:tcPr>
            <w:tcW w:w="667" w:type="pct"/>
            <w:shd w:val="clear" w:color="auto" w:fill="FABF8F" w:themeFill="accent6" w:themeFillTint="99"/>
          </w:tcPr>
          <w:p w:rsidR="00475C78" w:rsidRDefault="00475C78" w:rsidP="002F6167">
            <w:pPr>
              <w:pStyle w:val="Body"/>
              <w:spacing w:before="0"/>
              <w:rPr>
                <w:rFonts w:asciiTheme="minorHAnsi" w:hAnsiTheme="minorHAnsi"/>
              </w:rPr>
            </w:pPr>
            <w:r>
              <w:rPr>
                <w:rFonts w:asciiTheme="minorHAnsi" w:hAnsiTheme="minorHAnsi"/>
              </w:rPr>
              <w:t>4</w:t>
            </w:r>
          </w:p>
        </w:tc>
        <w:tc>
          <w:tcPr>
            <w:tcW w:w="3051" w:type="pct"/>
            <w:shd w:val="clear" w:color="auto" w:fill="FABF8F" w:themeFill="accent6" w:themeFillTint="99"/>
          </w:tcPr>
          <w:p w:rsidR="00475C78" w:rsidRDefault="00475C78" w:rsidP="002F6167">
            <w:pPr>
              <w:autoSpaceDE w:val="0"/>
              <w:autoSpaceDN w:val="0"/>
              <w:adjustRightInd w:val="0"/>
              <w:spacing w:before="0"/>
              <w:rPr>
                <w:rFonts w:asciiTheme="minorHAnsi" w:hAnsiTheme="minorHAnsi" w:cstheme="minorHAnsi"/>
                <w:color w:val="000000"/>
              </w:rPr>
            </w:pPr>
            <w:r>
              <w:rPr>
                <w:rFonts w:asciiTheme="minorHAnsi" w:hAnsiTheme="minorHAnsi" w:cstheme="minorHAnsi"/>
                <w:color w:val="000000"/>
              </w:rPr>
              <w:t>Engine ID Number.</w:t>
            </w:r>
          </w:p>
        </w:tc>
      </w:tr>
      <w:tr w:rsidR="00475C78" w:rsidRPr="005F6107" w:rsidTr="002F6167">
        <w:tc>
          <w:tcPr>
            <w:tcW w:w="1282" w:type="pct"/>
            <w:shd w:val="clear" w:color="auto" w:fill="FABF8F" w:themeFill="accent6" w:themeFillTint="99"/>
          </w:tcPr>
          <w:p w:rsidR="00475C78" w:rsidRDefault="00475C78" w:rsidP="002F6167">
            <w:pPr>
              <w:spacing w:before="0"/>
              <w:rPr>
                <w:rFonts w:asciiTheme="minorHAnsi" w:hAnsiTheme="minorHAnsi"/>
              </w:rPr>
            </w:pPr>
            <w:proofErr w:type="spellStart"/>
            <w:r>
              <w:rPr>
                <w:rFonts w:asciiTheme="minorHAnsi" w:hAnsiTheme="minorHAnsi"/>
              </w:rPr>
              <w:t>TLVSeqNum</w:t>
            </w:r>
            <w:proofErr w:type="spellEnd"/>
          </w:p>
        </w:tc>
        <w:tc>
          <w:tcPr>
            <w:tcW w:w="667" w:type="pct"/>
            <w:shd w:val="clear" w:color="auto" w:fill="FABF8F" w:themeFill="accent6" w:themeFillTint="99"/>
          </w:tcPr>
          <w:p w:rsidR="00475C78" w:rsidRDefault="00475C78" w:rsidP="002F6167">
            <w:pPr>
              <w:pStyle w:val="Body"/>
              <w:tabs>
                <w:tab w:val="left" w:pos="513"/>
              </w:tabs>
              <w:spacing w:before="0"/>
              <w:jc w:val="both"/>
              <w:rPr>
                <w:rFonts w:asciiTheme="minorHAnsi" w:hAnsiTheme="minorHAnsi"/>
              </w:rPr>
            </w:pPr>
            <w:r>
              <w:rPr>
                <w:rFonts w:asciiTheme="minorHAnsi" w:hAnsiTheme="minorHAnsi"/>
              </w:rPr>
              <w:t>8</w:t>
            </w:r>
          </w:p>
        </w:tc>
        <w:tc>
          <w:tcPr>
            <w:tcW w:w="3051" w:type="pct"/>
            <w:shd w:val="clear" w:color="auto" w:fill="FABF8F" w:themeFill="accent6" w:themeFillTint="99"/>
          </w:tcPr>
          <w:p w:rsidR="00475C78" w:rsidRDefault="00475C78" w:rsidP="002F6167">
            <w:pPr>
              <w:autoSpaceDE w:val="0"/>
              <w:autoSpaceDN w:val="0"/>
              <w:adjustRightInd w:val="0"/>
              <w:spacing w:before="0"/>
              <w:rPr>
                <w:rFonts w:asciiTheme="minorHAnsi" w:hAnsiTheme="minorHAnsi" w:cstheme="minorHAnsi"/>
                <w:color w:val="000000"/>
              </w:rPr>
            </w:pPr>
            <w:r>
              <w:rPr>
                <w:rFonts w:asciiTheme="minorHAnsi" w:hAnsiTheme="minorHAnsi" w:cstheme="minorHAnsi"/>
                <w:color w:val="000000"/>
              </w:rPr>
              <w:t>Sequence ID Number.</w:t>
            </w:r>
          </w:p>
        </w:tc>
      </w:tr>
    </w:tbl>
    <w:p w:rsidR="00475C78" w:rsidRDefault="0042232A" w:rsidP="00312DD4">
      <w:pPr>
        <w:pStyle w:val="Caption"/>
      </w:pPr>
      <w:bookmarkStart w:id="43" w:name="_Toc536792120"/>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13</w:t>
      </w:r>
      <w:r w:rsidR="00AC3548">
        <w:rPr>
          <w:noProof/>
        </w:rPr>
        <w:fldChar w:fldCharType="end"/>
      </w:r>
      <w:r>
        <w:t xml:space="preserve"> - </w:t>
      </w:r>
      <w:r w:rsidRPr="00A07ED3">
        <w:t>Key TLV Word 0</w:t>
      </w:r>
      <w:bookmarkEnd w:id="43"/>
    </w:p>
    <w:p w:rsidR="00475C78" w:rsidRDefault="00475C78" w:rsidP="00475C78"/>
    <w:p w:rsidR="00475C78" w:rsidRPr="003C1F65" w:rsidRDefault="00475C78" w:rsidP="00475C78"/>
    <w:p w:rsidR="00475C78" w:rsidRDefault="00475C78" w:rsidP="00475C78">
      <w:pPr>
        <w:pStyle w:val="Heading3"/>
      </w:pPr>
      <w:bookmarkStart w:id="44" w:name="_Toc536792057"/>
      <w:r>
        <w:t>Later Words</w:t>
      </w:r>
      <w:bookmarkEnd w:id="44"/>
    </w:p>
    <w:p w:rsidR="00475C78" w:rsidRDefault="00475C78" w:rsidP="00475C78">
      <w:pPr>
        <w:pStyle w:val="Body"/>
        <w:spacing w:after="240"/>
      </w:pPr>
      <w:r>
        <w:t xml:space="preserve">The size of the header is </w:t>
      </w:r>
      <w:r w:rsidR="003525EA">
        <w:t>fixed.</w:t>
      </w:r>
    </w:p>
    <w:tbl>
      <w:tblPr>
        <w:tblStyle w:val="TableGrid"/>
        <w:tblW w:w="5000" w:type="pct"/>
        <w:tblLook w:val="04A0" w:firstRow="1" w:lastRow="0" w:firstColumn="1" w:lastColumn="0" w:noHBand="0" w:noVBand="1"/>
      </w:tblPr>
      <w:tblGrid>
        <w:gridCol w:w="2480"/>
        <w:gridCol w:w="7410"/>
      </w:tblGrid>
      <w:tr w:rsidR="00475C78" w:rsidRPr="005F6107" w:rsidTr="00DA5999">
        <w:tc>
          <w:tcPr>
            <w:tcW w:w="1254" w:type="pct"/>
            <w:shd w:val="clear" w:color="auto" w:fill="D9D9D9" w:themeFill="background1" w:themeFillShade="D9"/>
          </w:tcPr>
          <w:p w:rsidR="00475C78" w:rsidRPr="005F6107" w:rsidRDefault="00475C78" w:rsidP="002F6167">
            <w:pPr>
              <w:spacing w:before="0"/>
              <w:rPr>
                <w:rFonts w:asciiTheme="minorHAnsi" w:hAnsiTheme="minorHAnsi"/>
              </w:rPr>
            </w:pPr>
            <w:r w:rsidRPr="005F6107">
              <w:rPr>
                <w:rFonts w:asciiTheme="minorHAnsi" w:hAnsiTheme="minorHAnsi"/>
              </w:rPr>
              <w:t xml:space="preserve">Field </w:t>
            </w:r>
          </w:p>
        </w:tc>
        <w:tc>
          <w:tcPr>
            <w:tcW w:w="3746" w:type="pct"/>
            <w:shd w:val="clear" w:color="auto" w:fill="D9D9D9" w:themeFill="background1" w:themeFillShade="D9"/>
          </w:tcPr>
          <w:p w:rsidR="00475C78" w:rsidRPr="005F6107" w:rsidRDefault="00475C78" w:rsidP="002F6167">
            <w:pPr>
              <w:pStyle w:val="Body"/>
              <w:spacing w:before="0"/>
              <w:rPr>
                <w:rFonts w:asciiTheme="minorHAnsi" w:hAnsiTheme="minorHAnsi"/>
              </w:rPr>
            </w:pPr>
            <w:r>
              <w:rPr>
                <w:rFonts w:asciiTheme="minorHAnsi" w:hAnsiTheme="minorHAnsi"/>
              </w:rPr>
              <w:t>Size</w:t>
            </w:r>
          </w:p>
        </w:tc>
      </w:tr>
      <w:tr w:rsidR="00475C78" w:rsidRPr="005F6107" w:rsidTr="00DA5999">
        <w:tc>
          <w:tcPr>
            <w:tcW w:w="1254" w:type="pct"/>
            <w:shd w:val="clear" w:color="auto" w:fill="auto"/>
          </w:tcPr>
          <w:p w:rsidR="00475C78" w:rsidRPr="005F6107" w:rsidRDefault="00475C78" w:rsidP="002F6167">
            <w:pPr>
              <w:spacing w:before="0"/>
              <w:rPr>
                <w:rFonts w:asciiTheme="minorHAnsi" w:hAnsiTheme="minorHAnsi"/>
              </w:rPr>
            </w:pPr>
            <w:r>
              <w:rPr>
                <w:rFonts w:asciiTheme="minorHAnsi" w:hAnsiTheme="minorHAnsi"/>
              </w:rPr>
              <w:t>GUID0…GUID3</w:t>
            </w:r>
          </w:p>
        </w:tc>
        <w:tc>
          <w:tcPr>
            <w:tcW w:w="3746" w:type="pct"/>
            <w:shd w:val="clear" w:color="auto" w:fill="auto"/>
          </w:tcPr>
          <w:p w:rsidR="00475C78" w:rsidRPr="005F6107" w:rsidRDefault="00475C78" w:rsidP="002F6167">
            <w:pPr>
              <w:pStyle w:val="Body"/>
              <w:spacing w:before="0"/>
              <w:rPr>
                <w:rFonts w:asciiTheme="minorHAnsi" w:hAnsiTheme="minorHAnsi"/>
              </w:rPr>
            </w:pPr>
            <w:r>
              <w:rPr>
                <w:rFonts w:asciiTheme="minorHAnsi" w:hAnsiTheme="minorHAnsi"/>
              </w:rPr>
              <w:t>Always 256-bits long.</w:t>
            </w:r>
          </w:p>
        </w:tc>
      </w:tr>
      <w:tr w:rsidR="00B105F2" w:rsidRPr="005F6107" w:rsidTr="00DA5999">
        <w:tc>
          <w:tcPr>
            <w:tcW w:w="1254" w:type="pct"/>
            <w:shd w:val="clear" w:color="auto" w:fill="auto"/>
          </w:tcPr>
          <w:p w:rsidR="00B105F2" w:rsidRDefault="00B105F2" w:rsidP="002F6167">
            <w:pPr>
              <w:spacing w:before="0"/>
              <w:rPr>
                <w:rFonts w:asciiTheme="minorHAnsi" w:hAnsiTheme="minorHAnsi"/>
              </w:rPr>
            </w:pPr>
            <w:r>
              <w:rPr>
                <w:rFonts w:asciiTheme="minorHAnsi" w:hAnsiTheme="minorHAnsi"/>
              </w:rPr>
              <w:t>IncrIV0…IncrIV1</w:t>
            </w:r>
          </w:p>
        </w:tc>
        <w:tc>
          <w:tcPr>
            <w:tcW w:w="3746" w:type="pct"/>
            <w:shd w:val="clear" w:color="auto" w:fill="auto"/>
          </w:tcPr>
          <w:p w:rsidR="00B105F2" w:rsidRDefault="00B105F2" w:rsidP="002F6167">
            <w:pPr>
              <w:pStyle w:val="Body"/>
              <w:spacing w:before="0"/>
              <w:rPr>
                <w:rFonts w:asciiTheme="minorHAnsi" w:hAnsiTheme="minorHAnsi"/>
              </w:rPr>
            </w:pPr>
            <w:r>
              <w:rPr>
                <w:rFonts w:asciiTheme="minorHAnsi" w:hAnsiTheme="minorHAnsi"/>
              </w:rPr>
              <w:t>Can be 0, 96 or 128-bit long.</w:t>
            </w:r>
          </w:p>
          <w:p w:rsidR="00B105F2" w:rsidRDefault="00B105F2" w:rsidP="002F6167">
            <w:pPr>
              <w:pStyle w:val="Body"/>
              <w:spacing w:before="0"/>
              <w:rPr>
                <w:rFonts w:asciiTheme="minorHAnsi" w:hAnsiTheme="minorHAnsi"/>
              </w:rPr>
            </w:pPr>
            <w:r>
              <w:rPr>
                <w:rFonts w:asciiTheme="minorHAnsi" w:hAnsiTheme="minorHAnsi"/>
              </w:rPr>
              <w:t>For</w:t>
            </w:r>
            <w:r w:rsidR="00940EDF">
              <w:rPr>
                <w:rFonts w:asciiTheme="minorHAnsi" w:hAnsiTheme="minorHAnsi"/>
              </w:rPr>
              <w:t xml:space="preserve"> a 128-bit IV, IncrIV0 will occupy [</w:t>
            </w:r>
            <w:r w:rsidR="00A61380">
              <w:rPr>
                <w:rFonts w:asciiTheme="minorHAnsi" w:hAnsiTheme="minorHAnsi"/>
              </w:rPr>
              <w:t>63:0</w:t>
            </w:r>
            <w:r w:rsidR="00940EDF">
              <w:rPr>
                <w:rFonts w:asciiTheme="minorHAnsi" w:hAnsiTheme="minorHAnsi"/>
              </w:rPr>
              <w:t>] of the IV.</w:t>
            </w:r>
          </w:p>
          <w:p w:rsidR="00940EDF" w:rsidRDefault="00940EDF" w:rsidP="00A61380">
            <w:pPr>
              <w:pStyle w:val="Body"/>
              <w:spacing w:before="0"/>
              <w:rPr>
                <w:rFonts w:asciiTheme="minorHAnsi" w:hAnsiTheme="minorHAnsi"/>
              </w:rPr>
            </w:pPr>
            <w:r>
              <w:rPr>
                <w:rFonts w:asciiTheme="minorHAnsi" w:hAnsiTheme="minorHAnsi"/>
              </w:rPr>
              <w:t>For a</w:t>
            </w:r>
            <w:r w:rsidR="00A61380">
              <w:rPr>
                <w:rFonts w:asciiTheme="minorHAnsi" w:hAnsiTheme="minorHAnsi"/>
              </w:rPr>
              <w:t xml:space="preserve"> 96-bit IV, IncrIV0 will occupy [63:0] of the IV and IncrIV1</w:t>
            </w:r>
            <w:r w:rsidR="00EB59CB">
              <w:rPr>
                <w:rFonts w:asciiTheme="minorHAnsi" w:hAnsiTheme="minorHAnsi"/>
              </w:rPr>
              <w:t xml:space="preserve"> </w:t>
            </w:r>
            <w:r w:rsidR="00A61380">
              <w:rPr>
                <w:rFonts w:asciiTheme="minorHAnsi" w:hAnsiTheme="minorHAnsi"/>
              </w:rPr>
              <w:t xml:space="preserve">[31:0] will occupy [95:64] of the IV and IncrIV1 </w:t>
            </w:r>
            <w:r w:rsidR="00EB59CB">
              <w:rPr>
                <w:rFonts w:asciiTheme="minorHAnsi" w:hAnsiTheme="minorHAnsi"/>
              </w:rPr>
              <w:t>[63:32] will be unused.</w:t>
            </w:r>
          </w:p>
        </w:tc>
      </w:tr>
      <w:tr w:rsidR="007A1A0B" w:rsidRPr="005F6107" w:rsidTr="00DA5999">
        <w:tc>
          <w:tcPr>
            <w:tcW w:w="1254" w:type="pct"/>
            <w:shd w:val="clear" w:color="auto" w:fill="auto"/>
          </w:tcPr>
          <w:p w:rsidR="007A1A0B" w:rsidRDefault="007A1A0B" w:rsidP="00F370F6">
            <w:pPr>
              <w:spacing w:before="0"/>
              <w:rPr>
                <w:rFonts w:asciiTheme="minorHAnsi" w:hAnsiTheme="minorHAnsi"/>
                <w:lang w:eastAsia="ja-JP"/>
              </w:rPr>
            </w:pPr>
            <w:r>
              <w:rPr>
                <w:rFonts w:asciiTheme="minorHAnsi" w:hAnsiTheme="minorHAnsi"/>
                <w:lang w:eastAsia="ja-JP"/>
              </w:rPr>
              <w:t>CiphKey0…CiphKey7</w:t>
            </w:r>
          </w:p>
        </w:tc>
        <w:tc>
          <w:tcPr>
            <w:tcW w:w="3746" w:type="pct"/>
            <w:shd w:val="clear" w:color="auto" w:fill="auto"/>
          </w:tcPr>
          <w:p w:rsidR="007A1A0B" w:rsidRDefault="007A1A0B" w:rsidP="00F370F6">
            <w:pPr>
              <w:pStyle w:val="Body"/>
              <w:spacing w:before="0"/>
              <w:rPr>
                <w:rFonts w:asciiTheme="minorHAnsi" w:hAnsiTheme="minorHAnsi"/>
              </w:rPr>
            </w:pPr>
            <w:r>
              <w:rPr>
                <w:rFonts w:asciiTheme="minorHAnsi" w:hAnsiTheme="minorHAnsi"/>
              </w:rPr>
              <w:t>Can be 0 or 256-bit</w:t>
            </w:r>
            <w:r w:rsidR="007C443C">
              <w:rPr>
                <w:rFonts w:asciiTheme="minorHAnsi" w:hAnsiTheme="minorHAnsi"/>
              </w:rPr>
              <w:t>s</w:t>
            </w:r>
            <w:r>
              <w:rPr>
                <w:rFonts w:asciiTheme="minorHAnsi" w:hAnsiTheme="minorHAnsi"/>
              </w:rPr>
              <w:t xml:space="preserve"> or 512-bit</w:t>
            </w:r>
            <w:r w:rsidR="007C443C">
              <w:rPr>
                <w:rFonts w:asciiTheme="minorHAnsi" w:hAnsiTheme="minorHAnsi"/>
              </w:rPr>
              <w:t>s</w:t>
            </w:r>
            <w:r>
              <w:rPr>
                <w:rFonts w:asciiTheme="minorHAnsi" w:hAnsiTheme="minorHAnsi"/>
              </w:rPr>
              <w:t xml:space="preserve"> long.</w:t>
            </w:r>
          </w:p>
          <w:p w:rsidR="00A61380" w:rsidRDefault="00A61380" w:rsidP="00F370F6">
            <w:pPr>
              <w:pStyle w:val="Body"/>
              <w:spacing w:before="0"/>
              <w:rPr>
                <w:rFonts w:asciiTheme="minorHAnsi" w:hAnsiTheme="minorHAnsi"/>
              </w:rPr>
            </w:pPr>
            <w:r>
              <w:rPr>
                <w:rFonts w:asciiTheme="minorHAnsi" w:hAnsiTheme="minorHAnsi"/>
              </w:rPr>
              <w:t>For 512-bit keys:</w:t>
            </w:r>
          </w:p>
          <w:p w:rsidR="00A61380" w:rsidRDefault="00A61380" w:rsidP="00A61380">
            <w:pPr>
              <w:pStyle w:val="Body"/>
              <w:spacing w:before="0"/>
              <w:rPr>
                <w:rFonts w:asciiTheme="minorHAnsi" w:hAnsiTheme="minorHAnsi"/>
              </w:rPr>
            </w:pPr>
            <w:r>
              <w:rPr>
                <w:rFonts w:asciiTheme="minorHAnsi" w:hAnsiTheme="minorHAnsi"/>
              </w:rPr>
              <w:t xml:space="preserve">Key1 occupies CiphKey0-3 with CipkKey0 occupying [511:448] of Key1 </w:t>
            </w:r>
          </w:p>
          <w:p w:rsidR="00A61380" w:rsidRDefault="00A61380" w:rsidP="00A61380">
            <w:pPr>
              <w:pStyle w:val="Body"/>
              <w:spacing w:before="0"/>
              <w:rPr>
                <w:rFonts w:asciiTheme="minorHAnsi" w:hAnsiTheme="minorHAnsi"/>
              </w:rPr>
            </w:pPr>
            <w:r>
              <w:rPr>
                <w:rFonts w:asciiTheme="minorHAnsi" w:hAnsiTheme="minorHAnsi"/>
              </w:rPr>
              <w:t xml:space="preserve">Key2 (Tweak Key) in XTS/XEX occupies CiphKey4-7 with CipkKey4 occupying [255:193] of Key1 </w:t>
            </w:r>
          </w:p>
          <w:p w:rsidR="00A61380" w:rsidRDefault="00A61380" w:rsidP="00A61380">
            <w:pPr>
              <w:pStyle w:val="Body"/>
              <w:spacing w:before="0"/>
              <w:rPr>
                <w:rFonts w:asciiTheme="minorHAnsi" w:hAnsiTheme="minorHAnsi"/>
              </w:rPr>
            </w:pPr>
          </w:p>
          <w:p w:rsidR="00A61380" w:rsidRDefault="007C443C" w:rsidP="00F370F6">
            <w:pPr>
              <w:pStyle w:val="Body"/>
              <w:spacing w:before="0"/>
              <w:rPr>
                <w:rFonts w:asciiTheme="minorHAnsi" w:hAnsiTheme="minorHAnsi"/>
              </w:rPr>
            </w:pPr>
            <w:r>
              <w:rPr>
                <w:rFonts w:asciiTheme="minorHAnsi" w:hAnsiTheme="minorHAnsi"/>
              </w:rPr>
              <w:t>For 256-bit keys:</w:t>
            </w:r>
          </w:p>
          <w:p w:rsidR="007C443C" w:rsidRDefault="007C443C" w:rsidP="00F370F6">
            <w:pPr>
              <w:pStyle w:val="Body"/>
              <w:spacing w:before="0"/>
              <w:rPr>
                <w:rFonts w:asciiTheme="minorHAnsi" w:hAnsiTheme="minorHAnsi"/>
              </w:rPr>
            </w:pPr>
            <w:r>
              <w:rPr>
                <w:rFonts w:asciiTheme="minorHAnsi" w:hAnsiTheme="minorHAnsi"/>
              </w:rPr>
              <w:t xml:space="preserve">Key occupies CiphKey4-7 with CipkKey4 occupying [255:192] of the Key </w:t>
            </w:r>
          </w:p>
          <w:p w:rsidR="007A1A0B" w:rsidRDefault="007C443C" w:rsidP="007C443C">
            <w:pPr>
              <w:pStyle w:val="Body"/>
              <w:spacing w:before="0"/>
              <w:rPr>
                <w:rFonts w:asciiTheme="minorHAnsi" w:hAnsiTheme="minorHAnsi"/>
              </w:rPr>
            </w:pPr>
            <w:r>
              <w:rPr>
                <w:rFonts w:asciiTheme="minorHAnsi" w:hAnsiTheme="minorHAnsi"/>
              </w:rPr>
              <w:t>CiphKey0-3 are unused</w:t>
            </w:r>
          </w:p>
        </w:tc>
      </w:tr>
      <w:tr w:rsidR="007A1A0B" w:rsidRPr="005F6107" w:rsidTr="00DA5999">
        <w:tc>
          <w:tcPr>
            <w:tcW w:w="1254" w:type="pct"/>
            <w:shd w:val="clear" w:color="auto" w:fill="auto"/>
          </w:tcPr>
          <w:p w:rsidR="007A1A0B" w:rsidRDefault="007A1A0B" w:rsidP="002F6167">
            <w:pPr>
              <w:spacing w:before="0"/>
              <w:rPr>
                <w:rFonts w:asciiTheme="minorHAnsi" w:hAnsiTheme="minorHAnsi"/>
              </w:rPr>
            </w:pPr>
            <w:r>
              <w:rPr>
                <w:rFonts w:asciiTheme="minorHAnsi" w:hAnsiTheme="minorHAnsi"/>
                <w:lang w:eastAsia="ja-JP"/>
              </w:rPr>
              <w:t>HashKey0…HashKey3</w:t>
            </w:r>
          </w:p>
        </w:tc>
        <w:tc>
          <w:tcPr>
            <w:tcW w:w="3746" w:type="pct"/>
            <w:shd w:val="clear" w:color="auto" w:fill="auto"/>
          </w:tcPr>
          <w:p w:rsidR="007A1A0B" w:rsidRDefault="007A1A0B" w:rsidP="002F6167">
            <w:pPr>
              <w:pStyle w:val="Body"/>
              <w:spacing w:before="0"/>
              <w:rPr>
                <w:rFonts w:asciiTheme="minorHAnsi" w:hAnsiTheme="minorHAnsi"/>
              </w:rPr>
            </w:pPr>
            <w:r>
              <w:rPr>
                <w:rFonts w:asciiTheme="minorHAnsi" w:hAnsiTheme="minorHAnsi"/>
              </w:rPr>
              <w:t>Can be 0 or 256-bit long.</w:t>
            </w:r>
          </w:p>
          <w:p w:rsidR="007A1A0B" w:rsidRDefault="007A1A0B" w:rsidP="002F6167">
            <w:pPr>
              <w:pStyle w:val="Body"/>
              <w:spacing w:before="0"/>
              <w:rPr>
                <w:rFonts w:asciiTheme="minorHAnsi" w:hAnsiTheme="minorHAnsi"/>
              </w:rPr>
            </w:pPr>
            <w:r>
              <w:rPr>
                <w:rFonts w:asciiTheme="minorHAnsi" w:hAnsiTheme="minorHAnsi"/>
              </w:rPr>
              <w:t>HashKey0 will occupy [255:192] of the key.</w:t>
            </w:r>
          </w:p>
        </w:tc>
      </w:tr>
      <w:tr w:rsidR="00E7106E" w:rsidRPr="005F6107" w:rsidTr="00DA5999">
        <w:tc>
          <w:tcPr>
            <w:tcW w:w="1254" w:type="pct"/>
            <w:shd w:val="clear" w:color="auto" w:fill="auto"/>
          </w:tcPr>
          <w:p w:rsidR="00E7106E" w:rsidRDefault="00E7106E" w:rsidP="002F6167">
            <w:pPr>
              <w:spacing w:before="0"/>
              <w:rPr>
                <w:rFonts w:asciiTheme="minorHAnsi" w:hAnsiTheme="minorHAnsi"/>
                <w:lang w:eastAsia="ja-JP"/>
              </w:rPr>
            </w:pPr>
            <w:r>
              <w:rPr>
                <w:rFonts w:asciiTheme="minorHAnsi" w:hAnsiTheme="minorHAnsi"/>
                <w:lang w:eastAsia="ja-JP"/>
              </w:rPr>
              <w:t>KME Errors</w:t>
            </w:r>
          </w:p>
        </w:tc>
        <w:tc>
          <w:tcPr>
            <w:tcW w:w="3746" w:type="pct"/>
            <w:shd w:val="clear" w:color="auto" w:fill="auto"/>
          </w:tcPr>
          <w:p w:rsidR="00E7106E" w:rsidRDefault="00E7106E" w:rsidP="002F6167">
            <w:pPr>
              <w:pStyle w:val="Body"/>
              <w:spacing w:before="0"/>
              <w:rPr>
                <w:rFonts w:asciiTheme="minorHAnsi" w:hAnsiTheme="minorHAnsi"/>
              </w:rPr>
            </w:pPr>
            <w:r>
              <w:rPr>
                <w:rFonts w:asciiTheme="minorHAnsi" w:hAnsiTheme="minorHAnsi"/>
              </w:rPr>
              <w:t>Errors Generated during Key Generation at KME.</w:t>
            </w:r>
            <w:r w:rsidR="00DA5999">
              <w:rPr>
                <w:rFonts w:asciiTheme="minorHAnsi" w:hAnsiTheme="minorHAnsi"/>
              </w:rPr>
              <w:t xml:space="preserve"> Only LSB 16-bits are valid.</w:t>
            </w:r>
          </w:p>
        </w:tc>
      </w:tr>
      <w:tr w:rsidR="00F370F6" w:rsidRPr="005F6107" w:rsidTr="00DA5999">
        <w:tc>
          <w:tcPr>
            <w:tcW w:w="1254" w:type="pct"/>
            <w:shd w:val="clear" w:color="auto" w:fill="auto"/>
          </w:tcPr>
          <w:p w:rsidR="00F370F6" w:rsidRDefault="00F370F6" w:rsidP="002F6167">
            <w:pPr>
              <w:spacing w:before="0"/>
              <w:rPr>
                <w:rFonts w:asciiTheme="minorHAnsi" w:hAnsiTheme="minorHAnsi"/>
                <w:lang w:eastAsia="ja-JP"/>
              </w:rPr>
            </w:pPr>
            <w:r>
              <w:rPr>
                <w:rFonts w:asciiTheme="minorHAnsi" w:hAnsiTheme="minorHAnsi"/>
                <w:lang w:eastAsia="ja-JP"/>
              </w:rPr>
              <w:t>CRC-32</w:t>
            </w:r>
          </w:p>
        </w:tc>
        <w:tc>
          <w:tcPr>
            <w:tcW w:w="3746" w:type="pct"/>
            <w:shd w:val="clear" w:color="auto" w:fill="auto"/>
          </w:tcPr>
          <w:p w:rsidR="00F370F6" w:rsidRDefault="00F370F6" w:rsidP="002F6167">
            <w:pPr>
              <w:pStyle w:val="Body"/>
              <w:spacing w:before="0"/>
              <w:rPr>
                <w:rFonts w:asciiTheme="minorHAnsi" w:hAnsiTheme="minorHAnsi"/>
              </w:rPr>
            </w:pPr>
            <w:r>
              <w:rPr>
                <w:rFonts w:asciiTheme="minorHAnsi" w:hAnsiTheme="minorHAnsi"/>
              </w:rPr>
              <w:t>CRC-32 over Words 1-18</w:t>
            </w:r>
            <w:r w:rsidR="00DA5999">
              <w:rPr>
                <w:rFonts w:asciiTheme="minorHAnsi" w:hAnsiTheme="minorHAnsi"/>
              </w:rPr>
              <w:t>. Only LSB 32-bits are valid.</w:t>
            </w:r>
          </w:p>
        </w:tc>
      </w:tr>
    </w:tbl>
    <w:p w:rsidR="0042232A" w:rsidRDefault="0042232A" w:rsidP="00312DD4">
      <w:pPr>
        <w:pStyle w:val="Caption"/>
      </w:pPr>
      <w:bookmarkStart w:id="45" w:name="_Toc536792121"/>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14</w:t>
      </w:r>
      <w:r w:rsidR="00AC3548">
        <w:rPr>
          <w:noProof/>
        </w:rPr>
        <w:fldChar w:fldCharType="end"/>
      </w:r>
      <w:r>
        <w:t xml:space="preserve"> - Key TLV Later Words</w:t>
      </w:r>
      <w:bookmarkEnd w:id="45"/>
    </w:p>
    <w:p w:rsidR="00475C78" w:rsidRDefault="00475C78" w:rsidP="00475C78">
      <w:pPr>
        <w:pStyle w:val="Heading2"/>
      </w:pPr>
      <w:bookmarkStart w:id="46" w:name="_Ref487031399"/>
      <w:bookmarkStart w:id="47" w:name="_Toc536792058"/>
      <w:r>
        <w:t>FRMD TLV</w:t>
      </w:r>
      <w:bookmarkEnd w:id="46"/>
      <w:bookmarkEnd w:id="47"/>
    </w:p>
    <w:p w:rsidR="00475C78" w:rsidRDefault="00475C78" w:rsidP="00475C78">
      <w:pPr>
        <w:pStyle w:val="Body"/>
      </w:pPr>
      <w:r>
        <w:t>There are many flavors of FRMD TLVs. Crypto will use the following TLVs to extract the IV required in Cipher operation</w:t>
      </w:r>
      <w:r w:rsidR="00940EDF">
        <w:t xml:space="preserve"> (CTRL0.</w:t>
      </w:r>
      <w:r w:rsidR="00940EDF" w:rsidRPr="00940EDF">
        <w:rPr>
          <w:b/>
        </w:rPr>
        <w:t>IVOp</w:t>
      </w:r>
      <w:r w:rsidR="00940EDF">
        <w:t xml:space="preserve"> =0x0)</w:t>
      </w:r>
      <w:r>
        <w:t>.</w:t>
      </w:r>
      <w:r w:rsidR="00614636">
        <w:t xml:space="preserve">  </w:t>
      </w:r>
      <w:r w:rsidR="00890558">
        <w:t xml:space="preserve"> Only the fields relevant to the IV in the </w:t>
      </w:r>
      <w:proofErr w:type="gramStart"/>
      <w:r w:rsidR="00890558">
        <w:t>FRMDs  are</w:t>
      </w:r>
      <w:proofErr w:type="gramEnd"/>
      <w:r w:rsidR="00890558">
        <w:t xml:space="preserve"> shown in below.</w:t>
      </w:r>
    </w:p>
    <w:p w:rsidR="00475C78" w:rsidRDefault="00475C78" w:rsidP="00475C78">
      <w:pPr>
        <w:pStyle w:val="Heading3"/>
      </w:pPr>
      <w:bookmarkStart w:id="48" w:name="_Toc536792059"/>
      <w:r>
        <w:lastRenderedPageBreak/>
        <w:t>FRMD_USER_VM TLV</w:t>
      </w:r>
      <w:bookmarkEnd w:id="48"/>
    </w:p>
    <w:p w:rsidR="00940EDF" w:rsidRDefault="005539E0" w:rsidP="00940EDF">
      <w:pPr>
        <w:pStyle w:val="Body"/>
        <w:keepNext/>
        <w:jc w:val="center"/>
      </w:pPr>
      <w:r>
        <w:object w:dxaOrig="7036" w:dyaOrig="2233">
          <v:shape id="_x0000_i1084" type="#_x0000_t75" style="width:352.65pt;height:112pt" o:ole="">
            <v:imagedata r:id="rId35" o:title=""/>
          </v:shape>
          <o:OLEObject Type="Embed" ProgID="Visio.Drawing.11" ShapeID="_x0000_i1084" DrawAspect="Content" ObjectID="_1615880164" r:id="rId36"/>
        </w:object>
      </w:r>
    </w:p>
    <w:p w:rsidR="00475C78" w:rsidRDefault="00940EDF" w:rsidP="00312DD4">
      <w:pPr>
        <w:pStyle w:val="Caption"/>
      </w:pPr>
      <w:bookmarkStart w:id="49" w:name="_Toc536792098"/>
      <w:r>
        <w:t xml:space="preserve">Figure </w:t>
      </w:r>
      <w:r w:rsidR="00AC3548">
        <w:rPr>
          <w:noProof/>
        </w:rPr>
        <w:fldChar w:fldCharType="begin"/>
      </w:r>
      <w:r w:rsidR="00AC3548">
        <w:rPr>
          <w:noProof/>
        </w:rPr>
        <w:instrText xml:space="preserve"> SEQ Figure \* ARABIC </w:instrText>
      </w:r>
      <w:r w:rsidR="00AC3548">
        <w:rPr>
          <w:noProof/>
        </w:rPr>
        <w:fldChar w:fldCharType="separate"/>
      </w:r>
      <w:r w:rsidR="009D7F9C">
        <w:rPr>
          <w:noProof/>
        </w:rPr>
        <w:t>4</w:t>
      </w:r>
      <w:r w:rsidR="00AC3548">
        <w:rPr>
          <w:noProof/>
        </w:rPr>
        <w:fldChar w:fldCharType="end"/>
      </w:r>
      <w:r>
        <w:t xml:space="preserve"> </w:t>
      </w:r>
      <w:r w:rsidR="0042232A">
        <w:t xml:space="preserve">- </w:t>
      </w:r>
      <w:r>
        <w:t>FRMD_USER_VM TLV Format</w:t>
      </w:r>
      <w:bookmarkEnd w:id="49"/>
    </w:p>
    <w:p w:rsidR="00475C78" w:rsidRDefault="00475C78" w:rsidP="00475C78">
      <w:pPr>
        <w:pStyle w:val="Heading4"/>
        <w:spacing w:line="360" w:lineRule="auto"/>
      </w:pPr>
      <w:r>
        <w:t>Word 0</w:t>
      </w:r>
    </w:p>
    <w:tbl>
      <w:tblPr>
        <w:tblStyle w:val="TableGrid"/>
        <w:tblW w:w="5000" w:type="pct"/>
        <w:tblLook w:val="04A0" w:firstRow="1" w:lastRow="0" w:firstColumn="1" w:lastColumn="0" w:noHBand="0" w:noVBand="1"/>
      </w:tblPr>
      <w:tblGrid>
        <w:gridCol w:w="2536"/>
        <w:gridCol w:w="1319"/>
        <w:gridCol w:w="6035"/>
      </w:tblGrid>
      <w:tr w:rsidR="00475C78" w:rsidRPr="005F6107" w:rsidTr="002F6167">
        <w:tc>
          <w:tcPr>
            <w:tcW w:w="1282" w:type="pct"/>
            <w:shd w:val="clear" w:color="auto" w:fill="D9D9D9" w:themeFill="background1" w:themeFillShade="D9"/>
          </w:tcPr>
          <w:p w:rsidR="00475C78" w:rsidRPr="005F6107" w:rsidRDefault="00475C78" w:rsidP="002F6167">
            <w:pPr>
              <w:spacing w:before="0"/>
              <w:rPr>
                <w:rFonts w:asciiTheme="minorHAnsi" w:hAnsiTheme="minorHAnsi"/>
              </w:rPr>
            </w:pPr>
            <w:r w:rsidRPr="005F6107">
              <w:rPr>
                <w:rFonts w:asciiTheme="minorHAnsi" w:hAnsiTheme="minorHAnsi"/>
              </w:rPr>
              <w:t xml:space="preserve">Field </w:t>
            </w:r>
          </w:p>
        </w:tc>
        <w:tc>
          <w:tcPr>
            <w:tcW w:w="667"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Width</w:t>
            </w:r>
          </w:p>
        </w:tc>
        <w:tc>
          <w:tcPr>
            <w:tcW w:w="3051"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Description</w:t>
            </w:r>
          </w:p>
        </w:tc>
      </w:tr>
      <w:tr w:rsidR="00475C78" w:rsidRPr="005F6107" w:rsidTr="002F6167">
        <w:tc>
          <w:tcPr>
            <w:tcW w:w="1282" w:type="pct"/>
            <w:shd w:val="clear" w:color="auto" w:fill="FABF8F" w:themeFill="accent6" w:themeFillTint="99"/>
          </w:tcPr>
          <w:p w:rsidR="00475C78" w:rsidRPr="005F6107" w:rsidRDefault="00475C78" w:rsidP="002F6167">
            <w:pPr>
              <w:spacing w:before="0"/>
              <w:rPr>
                <w:rFonts w:asciiTheme="minorHAnsi" w:hAnsiTheme="minorHAnsi"/>
              </w:rPr>
            </w:pPr>
            <w:proofErr w:type="spellStart"/>
            <w:r>
              <w:rPr>
                <w:rFonts w:asciiTheme="minorHAnsi" w:hAnsiTheme="minorHAnsi"/>
              </w:rPr>
              <w:t>TLVType</w:t>
            </w:r>
            <w:proofErr w:type="spellEnd"/>
          </w:p>
        </w:tc>
        <w:tc>
          <w:tcPr>
            <w:tcW w:w="667" w:type="pct"/>
            <w:shd w:val="clear" w:color="auto" w:fill="FABF8F" w:themeFill="accent6" w:themeFillTint="99"/>
          </w:tcPr>
          <w:p w:rsidR="00475C78" w:rsidRPr="005F6107" w:rsidRDefault="00475C78" w:rsidP="002F6167">
            <w:pPr>
              <w:pStyle w:val="Body"/>
              <w:spacing w:before="0"/>
              <w:rPr>
                <w:rFonts w:asciiTheme="minorHAnsi" w:hAnsiTheme="minorHAnsi"/>
              </w:rPr>
            </w:pPr>
            <w:r>
              <w:rPr>
                <w:rFonts w:asciiTheme="minorHAnsi" w:hAnsiTheme="minorHAnsi"/>
              </w:rPr>
              <w:t>8</w:t>
            </w:r>
          </w:p>
        </w:tc>
        <w:tc>
          <w:tcPr>
            <w:tcW w:w="3051" w:type="pct"/>
            <w:shd w:val="clear" w:color="auto" w:fill="FABF8F" w:themeFill="accent6" w:themeFillTint="99"/>
          </w:tcPr>
          <w:p w:rsidR="00475C78" w:rsidRPr="005F6107" w:rsidRDefault="00686301" w:rsidP="002F6167">
            <w:pPr>
              <w:autoSpaceDE w:val="0"/>
              <w:autoSpaceDN w:val="0"/>
              <w:adjustRightInd w:val="0"/>
              <w:spacing w:before="0"/>
              <w:rPr>
                <w:rFonts w:asciiTheme="minorHAnsi" w:hAnsiTheme="minorHAnsi"/>
              </w:rPr>
            </w:pPr>
            <w:r>
              <w:rPr>
                <w:rFonts w:asciiTheme="minorHAnsi" w:hAnsiTheme="minorHAnsi" w:cstheme="minorHAnsi"/>
                <w:color w:val="000000"/>
              </w:rPr>
              <w:t>TLV Type. This must be set to 14</w:t>
            </w:r>
            <w:r w:rsidR="00475C78">
              <w:rPr>
                <w:rFonts w:asciiTheme="minorHAnsi" w:hAnsiTheme="minorHAnsi" w:cstheme="minorHAnsi"/>
                <w:color w:val="000000"/>
              </w:rPr>
              <w:t>.</w:t>
            </w:r>
          </w:p>
        </w:tc>
      </w:tr>
    </w:tbl>
    <w:p w:rsidR="00475C78" w:rsidRDefault="00940EDF" w:rsidP="00312DD4">
      <w:pPr>
        <w:pStyle w:val="Caption"/>
      </w:pPr>
      <w:bookmarkStart w:id="50" w:name="_Toc536792122"/>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15</w:t>
      </w:r>
      <w:r w:rsidR="00AC3548">
        <w:rPr>
          <w:noProof/>
        </w:rPr>
        <w:fldChar w:fldCharType="end"/>
      </w:r>
      <w:r w:rsidR="0042232A">
        <w:t xml:space="preserve"> -</w:t>
      </w:r>
      <w:r>
        <w:t xml:space="preserve"> FRMD USER VM TLV Word 0</w:t>
      </w:r>
      <w:bookmarkEnd w:id="50"/>
    </w:p>
    <w:p w:rsidR="00475C78" w:rsidRDefault="00475C78" w:rsidP="00475C78">
      <w:pPr>
        <w:pStyle w:val="Heading4"/>
      </w:pPr>
      <w:r>
        <w:t>Word 1-2</w:t>
      </w:r>
    </w:p>
    <w:p w:rsidR="00CA4060" w:rsidRDefault="00475C78" w:rsidP="00475C78">
      <w:pPr>
        <w:pStyle w:val="Body"/>
      </w:pPr>
      <w:r>
        <w:t>These words carry a maximum of 128-bit IV.</w:t>
      </w:r>
    </w:p>
    <w:p w:rsidR="00CA4060" w:rsidRDefault="00CA4060" w:rsidP="00CA4060">
      <w:pPr>
        <w:pStyle w:val="Body"/>
        <w:numPr>
          <w:ilvl w:val="0"/>
          <w:numId w:val="36"/>
        </w:numPr>
      </w:pPr>
      <w:r>
        <w:t>Word 1 will carry [</w:t>
      </w:r>
      <w:r w:rsidR="00E07AB4">
        <w:t>63:0</w:t>
      </w:r>
      <w:r>
        <w:t>] of IV.</w:t>
      </w:r>
    </w:p>
    <w:p w:rsidR="00CA4060" w:rsidRDefault="00E07AB4" w:rsidP="00CA4060">
      <w:pPr>
        <w:pStyle w:val="Body"/>
        <w:numPr>
          <w:ilvl w:val="0"/>
          <w:numId w:val="36"/>
        </w:numPr>
      </w:pPr>
      <w:r>
        <w:t>Word 2 will carry [127:64</w:t>
      </w:r>
      <w:r w:rsidR="00CA4060">
        <w:t>] of IV.</w:t>
      </w:r>
    </w:p>
    <w:p w:rsidR="00475C78" w:rsidRDefault="00CA4060" w:rsidP="00475C78">
      <w:pPr>
        <w:pStyle w:val="Body"/>
      </w:pPr>
      <w:r>
        <w:t>GCM/GMAC IV is 96-bits long.</w:t>
      </w:r>
    </w:p>
    <w:p w:rsidR="00CA4060" w:rsidRDefault="00E07AB4" w:rsidP="00CA4060">
      <w:pPr>
        <w:pStyle w:val="Body"/>
        <w:numPr>
          <w:ilvl w:val="0"/>
          <w:numId w:val="37"/>
        </w:numPr>
      </w:pPr>
      <w:r>
        <w:t>Word 1 will carry [63:0</w:t>
      </w:r>
      <w:r w:rsidR="00CA4060">
        <w:t>] of GCM/GMAC IV.</w:t>
      </w:r>
    </w:p>
    <w:p w:rsidR="00CA4060" w:rsidRDefault="005539E0" w:rsidP="00CA4060">
      <w:pPr>
        <w:pStyle w:val="Body"/>
        <w:numPr>
          <w:ilvl w:val="0"/>
          <w:numId w:val="37"/>
        </w:numPr>
      </w:pPr>
      <w:r>
        <w:t>Bits [31:0] of Word 1</w:t>
      </w:r>
      <w:r w:rsidR="00E07AB4">
        <w:t xml:space="preserve"> will carry [95:64</w:t>
      </w:r>
      <w:r w:rsidR="00CA4060">
        <w:t>] of GCM/GMAC IV.</w:t>
      </w:r>
    </w:p>
    <w:p w:rsidR="00CA4060" w:rsidRDefault="005539E0" w:rsidP="00CA4060">
      <w:pPr>
        <w:pStyle w:val="Body"/>
        <w:numPr>
          <w:ilvl w:val="0"/>
          <w:numId w:val="37"/>
        </w:numPr>
      </w:pPr>
      <w:r>
        <w:t>Bits [63:32</w:t>
      </w:r>
      <w:r w:rsidR="00CA4060">
        <w:t>] of Word 2 are unused.</w:t>
      </w:r>
    </w:p>
    <w:p w:rsidR="00475C78" w:rsidRDefault="00475C78" w:rsidP="00475C78">
      <w:pPr>
        <w:pStyle w:val="Heading3"/>
      </w:pPr>
      <w:bookmarkStart w:id="51" w:name="_Toc536792060"/>
      <w:r>
        <w:lastRenderedPageBreak/>
        <w:t>FRMD_INT_APP TLV</w:t>
      </w:r>
      <w:bookmarkEnd w:id="51"/>
    </w:p>
    <w:p w:rsidR="00940EDF" w:rsidRDefault="00614636" w:rsidP="00940EDF">
      <w:pPr>
        <w:pStyle w:val="Body"/>
        <w:keepNext/>
        <w:jc w:val="center"/>
      </w:pPr>
      <w:r>
        <w:object w:dxaOrig="7046" w:dyaOrig="2232">
          <v:shape id="_x0000_i1085" type="#_x0000_t75" style="width:352.65pt;height:112pt" o:ole="">
            <v:imagedata r:id="rId37" o:title=""/>
          </v:shape>
          <o:OLEObject Type="Embed" ProgID="Visio.Drawing.11" ShapeID="_x0000_i1085" DrawAspect="Content" ObjectID="_1615880165" r:id="rId38"/>
        </w:object>
      </w:r>
    </w:p>
    <w:p w:rsidR="00EB59CB" w:rsidRPr="00EB59CB" w:rsidRDefault="00940EDF" w:rsidP="00312DD4">
      <w:pPr>
        <w:pStyle w:val="Caption"/>
      </w:pPr>
      <w:bookmarkStart w:id="52" w:name="_Toc536792099"/>
      <w:r>
        <w:t xml:space="preserve">Figure </w:t>
      </w:r>
      <w:r w:rsidR="00AC3548">
        <w:rPr>
          <w:noProof/>
        </w:rPr>
        <w:fldChar w:fldCharType="begin"/>
      </w:r>
      <w:r w:rsidR="00AC3548">
        <w:rPr>
          <w:noProof/>
        </w:rPr>
        <w:instrText xml:space="preserve"> SEQ Figure \* ARABIC </w:instrText>
      </w:r>
      <w:r w:rsidR="00AC3548">
        <w:rPr>
          <w:noProof/>
        </w:rPr>
        <w:fldChar w:fldCharType="separate"/>
      </w:r>
      <w:r w:rsidR="009D7F9C">
        <w:rPr>
          <w:noProof/>
        </w:rPr>
        <w:t>5</w:t>
      </w:r>
      <w:r w:rsidR="00AC3548">
        <w:rPr>
          <w:noProof/>
        </w:rPr>
        <w:fldChar w:fldCharType="end"/>
      </w:r>
      <w:r>
        <w:t xml:space="preserve"> </w:t>
      </w:r>
      <w:r w:rsidR="0042232A">
        <w:t xml:space="preserve">- </w:t>
      </w:r>
      <w:r>
        <w:t>FRM INT APP TLV Format</w:t>
      </w:r>
      <w:bookmarkEnd w:id="52"/>
    </w:p>
    <w:p w:rsidR="00475C78" w:rsidRDefault="00475C78" w:rsidP="00475C78">
      <w:pPr>
        <w:pStyle w:val="Heading4"/>
        <w:spacing w:line="360" w:lineRule="auto"/>
      </w:pPr>
      <w:r>
        <w:t>Word 0</w:t>
      </w:r>
    </w:p>
    <w:tbl>
      <w:tblPr>
        <w:tblStyle w:val="TableGrid"/>
        <w:tblW w:w="5000" w:type="pct"/>
        <w:tblLook w:val="04A0" w:firstRow="1" w:lastRow="0" w:firstColumn="1" w:lastColumn="0" w:noHBand="0" w:noVBand="1"/>
      </w:tblPr>
      <w:tblGrid>
        <w:gridCol w:w="2536"/>
        <w:gridCol w:w="1319"/>
        <w:gridCol w:w="6035"/>
      </w:tblGrid>
      <w:tr w:rsidR="00475C78" w:rsidRPr="005F6107" w:rsidTr="002F6167">
        <w:tc>
          <w:tcPr>
            <w:tcW w:w="1282" w:type="pct"/>
            <w:shd w:val="clear" w:color="auto" w:fill="D9D9D9" w:themeFill="background1" w:themeFillShade="D9"/>
          </w:tcPr>
          <w:p w:rsidR="00475C78" w:rsidRPr="005F6107" w:rsidRDefault="00475C78" w:rsidP="002F6167">
            <w:pPr>
              <w:spacing w:before="0"/>
              <w:rPr>
                <w:rFonts w:asciiTheme="minorHAnsi" w:hAnsiTheme="minorHAnsi"/>
              </w:rPr>
            </w:pPr>
            <w:r w:rsidRPr="005F6107">
              <w:rPr>
                <w:rFonts w:asciiTheme="minorHAnsi" w:hAnsiTheme="minorHAnsi"/>
              </w:rPr>
              <w:t xml:space="preserve">Field </w:t>
            </w:r>
          </w:p>
        </w:tc>
        <w:tc>
          <w:tcPr>
            <w:tcW w:w="667"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Width</w:t>
            </w:r>
          </w:p>
        </w:tc>
        <w:tc>
          <w:tcPr>
            <w:tcW w:w="3051"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Description</w:t>
            </w:r>
          </w:p>
        </w:tc>
      </w:tr>
      <w:tr w:rsidR="00475C78" w:rsidRPr="005F6107" w:rsidTr="002F6167">
        <w:tc>
          <w:tcPr>
            <w:tcW w:w="1282" w:type="pct"/>
            <w:shd w:val="clear" w:color="auto" w:fill="FABF8F" w:themeFill="accent6" w:themeFillTint="99"/>
          </w:tcPr>
          <w:p w:rsidR="00475C78" w:rsidRPr="005F6107" w:rsidRDefault="00475C78" w:rsidP="002F6167">
            <w:pPr>
              <w:spacing w:before="0"/>
              <w:rPr>
                <w:rFonts w:asciiTheme="minorHAnsi" w:hAnsiTheme="minorHAnsi"/>
              </w:rPr>
            </w:pPr>
            <w:proofErr w:type="spellStart"/>
            <w:r>
              <w:rPr>
                <w:rFonts w:asciiTheme="minorHAnsi" w:hAnsiTheme="minorHAnsi"/>
              </w:rPr>
              <w:t>TLVType</w:t>
            </w:r>
            <w:proofErr w:type="spellEnd"/>
          </w:p>
        </w:tc>
        <w:tc>
          <w:tcPr>
            <w:tcW w:w="667" w:type="pct"/>
            <w:shd w:val="clear" w:color="auto" w:fill="FABF8F" w:themeFill="accent6" w:themeFillTint="99"/>
          </w:tcPr>
          <w:p w:rsidR="00475C78" w:rsidRPr="005F6107" w:rsidRDefault="00475C78" w:rsidP="002F6167">
            <w:pPr>
              <w:pStyle w:val="Body"/>
              <w:spacing w:before="0"/>
              <w:rPr>
                <w:rFonts w:asciiTheme="minorHAnsi" w:hAnsiTheme="minorHAnsi"/>
              </w:rPr>
            </w:pPr>
            <w:r>
              <w:rPr>
                <w:rFonts w:asciiTheme="minorHAnsi" w:hAnsiTheme="minorHAnsi"/>
              </w:rPr>
              <w:t>8</w:t>
            </w:r>
          </w:p>
        </w:tc>
        <w:tc>
          <w:tcPr>
            <w:tcW w:w="3051" w:type="pct"/>
            <w:shd w:val="clear" w:color="auto" w:fill="FABF8F" w:themeFill="accent6" w:themeFillTint="99"/>
          </w:tcPr>
          <w:p w:rsidR="00475C78" w:rsidRPr="005F6107" w:rsidRDefault="00686301" w:rsidP="002F6167">
            <w:pPr>
              <w:autoSpaceDE w:val="0"/>
              <w:autoSpaceDN w:val="0"/>
              <w:adjustRightInd w:val="0"/>
              <w:spacing w:before="0"/>
              <w:rPr>
                <w:rFonts w:asciiTheme="minorHAnsi" w:hAnsiTheme="minorHAnsi"/>
              </w:rPr>
            </w:pPr>
            <w:r>
              <w:rPr>
                <w:rFonts w:asciiTheme="minorHAnsi" w:hAnsiTheme="minorHAnsi" w:cstheme="minorHAnsi"/>
                <w:color w:val="000000"/>
              </w:rPr>
              <w:t>TLV Type. This must be set to 15</w:t>
            </w:r>
            <w:r w:rsidR="00475C78">
              <w:rPr>
                <w:rFonts w:asciiTheme="minorHAnsi" w:hAnsiTheme="minorHAnsi" w:cstheme="minorHAnsi"/>
                <w:color w:val="000000"/>
              </w:rPr>
              <w:t>.</w:t>
            </w:r>
          </w:p>
        </w:tc>
      </w:tr>
    </w:tbl>
    <w:p w:rsidR="00475C78" w:rsidRDefault="00475C78" w:rsidP="00312DD4">
      <w:pPr>
        <w:pStyle w:val="Caption"/>
      </w:pPr>
      <w:bookmarkStart w:id="53" w:name="_Toc536792100"/>
      <w:r>
        <w:t xml:space="preserve">Figure </w:t>
      </w:r>
      <w:r w:rsidR="00AC3548">
        <w:rPr>
          <w:noProof/>
        </w:rPr>
        <w:fldChar w:fldCharType="begin"/>
      </w:r>
      <w:r w:rsidR="00AC3548">
        <w:rPr>
          <w:noProof/>
        </w:rPr>
        <w:instrText xml:space="preserve"> SEQ Figure \* ARABIC </w:instrText>
      </w:r>
      <w:r w:rsidR="00AC3548">
        <w:rPr>
          <w:noProof/>
        </w:rPr>
        <w:fldChar w:fldCharType="separate"/>
      </w:r>
      <w:r w:rsidR="009D7F9C">
        <w:rPr>
          <w:noProof/>
        </w:rPr>
        <w:t>6</w:t>
      </w:r>
      <w:r w:rsidR="00AC3548">
        <w:rPr>
          <w:noProof/>
        </w:rPr>
        <w:fldChar w:fldCharType="end"/>
      </w:r>
      <w:r>
        <w:t xml:space="preserve"> </w:t>
      </w:r>
      <w:r w:rsidR="0042232A">
        <w:t xml:space="preserve">- </w:t>
      </w:r>
      <w:r>
        <w:t>FRMD_INT_APP TLV Word 0</w:t>
      </w:r>
      <w:bookmarkEnd w:id="53"/>
    </w:p>
    <w:p w:rsidR="00475C78" w:rsidRDefault="00B248D1" w:rsidP="00475C78">
      <w:pPr>
        <w:pStyle w:val="Heading4"/>
      </w:pPr>
      <w:r>
        <w:t>Word 4-5</w:t>
      </w:r>
    </w:p>
    <w:p w:rsidR="00475C78" w:rsidRDefault="00475C78" w:rsidP="00CA4060">
      <w:pPr>
        <w:pStyle w:val="Body"/>
      </w:pPr>
      <w:r>
        <w:t>This word carries a maximum of 96-bit IV.</w:t>
      </w:r>
      <w:r w:rsidR="00195949">
        <w:t xml:space="preserve"> </w:t>
      </w:r>
    </w:p>
    <w:p w:rsidR="00CA4060" w:rsidRDefault="004110E0" w:rsidP="00CA4060">
      <w:pPr>
        <w:pStyle w:val="Body"/>
      </w:pPr>
      <w:r>
        <w:t>GCM/GMAC IV is 96-bits long</w:t>
      </w:r>
      <w:ins w:id="54" w:author="Morris Sazer" w:date="2019-03-26T16:57:00Z">
        <w:r>
          <w:t xml:space="preserve"> and is represented in little endian format</w:t>
        </w:r>
      </w:ins>
      <w:r>
        <w:t>.</w:t>
      </w:r>
    </w:p>
    <w:p w:rsidR="00CA4060" w:rsidRDefault="00890558" w:rsidP="00CA4060">
      <w:pPr>
        <w:pStyle w:val="Body"/>
        <w:numPr>
          <w:ilvl w:val="0"/>
          <w:numId w:val="37"/>
        </w:numPr>
      </w:pPr>
      <w:r>
        <w:t>Word 4</w:t>
      </w:r>
      <w:r w:rsidR="00E07AB4">
        <w:t xml:space="preserve"> will carry [63:0</w:t>
      </w:r>
      <w:r w:rsidR="00CA4060">
        <w:t>] of GCM/GMAC IV.</w:t>
      </w:r>
    </w:p>
    <w:p w:rsidR="00CA4060" w:rsidRDefault="005539E0" w:rsidP="00CA4060">
      <w:pPr>
        <w:pStyle w:val="Body"/>
        <w:numPr>
          <w:ilvl w:val="0"/>
          <w:numId w:val="37"/>
        </w:numPr>
      </w:pPr>
      <w:r>
        <w:t>Bits [31:0] of W</w:t>
      </w:r>
      <w:r w:rsidR="00890558">
        <w:t>ord 5</w:t>
      </w:r>
      <w:r w:rsidR="00E07AB4">
        <w:t xml:space="preserve"> will carry [95:64</w:t>
      </w:r>
      <w:r w:rsidR="00CA4060">
        <w:t>] of GCM/GMAC IV.</w:t>
      </w:r>
    </w:p>
    <w:p w:rsidR="00CA4060" w:rsidRDefault="00890558" w:rsidP="00CA4060">
      <w:pPr>
        <w:pStyle w:val="Body"/>
        <w:numPr>
          <w:ilvl w:val="0"/>
          <w:numId w:val="37"/>
        </w:numPr>
      </w:pPr>
      <w:r>
        <w:t>Bits [63:32] of Word 5</w:t>
      </w:r>
      <w:r w:rsidR="00CA4060">
        <w:t xml:space="preserve"> are unused.</w:t>
      </w:r>
    </w:p>
    <w:p w:rsidR="00475C78" w:rsidRDefault="00475C78" w:rsidP="00475C78">
      <w:pPr>
        <w:pStyle w:val="Heading3"/>
      </w:pPr>
      <w:bookmarkStart w:id="55" w:name="_Toc536792061"/>
      <w:r>
        <w:lastRenderedPageBreak/>
        <w:t>FRMD_INT_VM</w:t>
      </w:r>
      <w:r w:rsidR="00890558">
        <w:t>_LONG</w:t>
      </w:r>
      <w:r>
        <w:t xml:space="preserve"> TLV</w:t>
      </w:r>
      <w:bookmarkEnd w:id="55"/>
    </w:p>
    <w:p w:rsidR="00686301" w:rsidRDefault="00890558" w:rsidP="00686301">
      <w:pPr>
        <w:pStyle w:val="Body"/>
        <w:keepNext/>
        <w:jc w:val="center"/>
      </w:pPr>
      <w:r>
        <w:object w:dxaOrig="7395" w:dyaOrig="2772">
          <v:shape id="_x0000_i1086" type="#_x0000_t75" style="width:371.35pt;height:138.65pt" o:ole="">
            <v:imagedata r:id="rId39" o:title=""/>
          </v:shape>
          <o:OLEObject Type="Embed" ProgID="Visio.Drawing.11" ShapeID="_x0000_i1086" DrawAspect="Content" ObjectID="_1615880166" r:id="rId40"/>
        </w:object>
      </w:r>
    </w:p>
    <w:p w:rsidR="00475C78" w:rsidRDefault="00686301" w:rsidP="00312DD4">
      <w:pPr>
        <w:pStyle w:val="Caption"/>
      </w:pPr>
      <w:bookmarkStart w:id="56" w:name="_Toc536792101"/>
      <w:r>
        <w:t xml:space="preserve">Figure </w:t>
      </w:r>
      <w:r w:rsidR="00AC3548">
        <w:rPr>
          <w:noProof/>
        </w:rPr>
        <w:fldChar w:fldCharType="begin"/>
      </w:r>
      <w:r w:rsidR="00AC3548">
        <w:rPr>
          <w:noProof/>
        </w:rPr>
        <w:instrText xml:space="preserve"> SEQ Figure \* ARABIC </w:instrText>
      </w:r>
      <w:r w:rsidR="00AC3548">
        <w:rPr>
          <w:noProof/>
        </w:rPr>
        <w:fldChar w:fldCharType="separate"/>
      </w:r>
      <w:r w:rsidR="009D7F9C">
        <w:rPr>
          <w:noProof/>
        </w:rPr>
        <w:t>7</w:t>
      </w:r>
      <w:r w:rsidR="00AC3548">
        <w:rPr>
          <w:noProof/>
        </w:rPr>
        <w:fldChar w:fldCharType="end"/>
      </w:r>
      <w:r w:rsidR="0042232A">
        <w:t xml:space="preserve"> -</w:t>
      </w:r>
      <w:r>
        <w:t xml:space="preserve"> FRMD INT VM</w:t>
      </w:r>
      <w:r w:rsidR="00B248D1">
        <w:t>_LONG</w:t>
      </w:r>
      <w:r>
        <w:t xml:space="preserve"> TLV Format</w:t>
      </w:r>
      <w:bookmarkEnd w:id="56"/>
    </w:p>
    <w:p w:rsidR="00475C78" w:rsidRDefault="00475C78" w:rsidP="00475C78">
      <w:pPr>
        <w:pStyle w:val="Heading4"/>
        <w:spacing w:line="360" w:lineRule="auto"/>
      </w:pPr>
      <w:r>
        <w:t>Word 0</w:t>
      </w:r>
    </w:p>
    <w:tbl>
      <w:tblPr>
        <w:tblStyle w:val="TableGrid"/>
        <w:tblW w:w="5000" w:type="pct"/>
        <w:tblLook w:val="04A0" w:firstRow="1" w:lastRow="0" w:firstColumn="1" w:lastColumn="0" w:noHBand="0" w:noVBand="1"/>
      </w:tblPr>
      <w:tblGrid>
        <w:gridCol w:w="2536"/>
        <w:gridCol w:w="1319"/>
        <w:gridCol w:w="6035"/>
      </w:tblGrid>
      <w:tr w:rsidR="00475C78" w:rsidRPr="005F6107" w:rsidTr="002F6167">
        <w:tc>
          <w:tcPr>
            <w:tcW w:w="1282" w:type="pct"/>
            <w:shd w:val="clear" w:color="auto" w:fill="D9D9D9" w:themeFill="background1" w:themeFillShade="D9"/>
          </w:tcPr>
          <w:p w:rsidR="00475C78" w:rsidRPr="005F6107" w:rsidRDefault="00475C78" w:rsidP="002F6167">
            <w:pPr>
              <w:spacing w:before="0"/>
              <w:rPr>
                <w:rFonts w:asciiTheme="minorHAnsi" w:hAnsiTheme="minorHAnsi"/>
              </w:rPr>
            </w:pPr>
            <w:r w:rsidRPr="005F6107">
              <w:rPr>
                <w:rFonts w:asciiTheme="minorHAnsi" w:hAnsiTheme="minorHAnsi"/>
              </w:rPr>
              <w:t xml:space="preserve">Field </w:t>
            </w:r>
          </w:p>
        </w:tc>
        <w:tc>
          <w:tcPr>
            <w:tcW w:w="667"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Width</w:t>
            </w:r>
          </w:p>
        </w:tc>
        <w:tc>
          <w:tcPr>
            <w:tcW w:w="3051"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Description</w:t>
            </w:r>
          </w:p>
        </w:tc>
      </w:tr>
      <w:tr w:rsidR="00475C78" w:rsidRPr="005F6107" w:rsidTr="002F6167">
        <w:tc>
          <w:tcPr>
            <w:tcW w:w="1282" w:type="pct"/>
            <w:shd w:val="clear" w:color="auto" w:fill="FABF8F" w:themeFill="accent6" w:themeFillTint="99"/>
          </w:tcPr>
          <w:p w:rsidR="00475C78" w:rsidRPr="005F6107" w:rsidRDefault="00475C78" w:rsidP="002F6167">
            <w:pPr>
              <w:spacing w:before="0"/>
              <w:rPr>
                <w:rFonts w:asciiTheme="minorHAnsi" w:hAnsiTheme="minorHAnsi"/>
              </w:rPr>
            </w:pPr>
            <w:proofErr w:type="spellStart"/>
            <w:r>
              <w:rPr>
                <w:rFonts w:asciiTheme="minorHAnsi" w:hAnsiTheme="minorHAnsi"/>
              </w:rPr>
              <w:t>TLVType</w:t>
            </w:r>
            <w:proofErr w:type="spellEnd"/>
          </w:p>
        </w:tc>
        <w:tc>
          <w:tcPr>
            <w:tcW w:w="667" w:type="pct"/>
            <w:shd w:val="clear" w:color="auto" w:fill="FABF8F" w:themeFill="accent6" w:themeFillTint="99"/>
          </w:tcPr>
          <w:p w:rsidR="00475C78" w:rsidRPr="005F6107" w:rsidRDefault="00475C78" w:rsidP="002F6167">
            <w:pPr>
              <w:pStyle w:val="Body"/>
              <w:spacing w:before="0"/>
              <w:rPr>
                <w:rFonts w:asciiTheme="minorHAnsi" w:hAnsiTheme="minorHAnsi"/>
              </w:rPr>
            </w:pPr>
            <w:r>
              <w:rPr>
                <w:rFonts w:asciiTheme="minorHAnsi" w:hAnsiTheme="minorHAnsi"/>
              </w:rPr>
              <w:t>8</w:t>
            </w:r>
          </w:p>
        </w:tc>
        <w:tc>
          <w:tcPr>
            <w:tcW w:w="3051" w:type="pct"/>
            <w:shd w:val="clear" w:color="auto" w:fill="FABF8F" w:themeFill="accent6" w:themeFillTint="99"/>
          </w:tcPr>
          <w:p w:rsidR="00475C78" w:rsidRPr="005F6107" w:rsidRDefault="00686301" w:rsidP="002F6167">
            <w:pPr>
              <w:autoSpaceDE w:val="0"/>
              <w:autoSpaceDN w:val="0"/>
              <w:adjustRightInd w:val="0"/>
              <w:spacing w:before="0"/>
              <w:rPr>
                <w:rFonts w:asciiTheme="minorHAnsi" w:hAnsiTheme="minorHAnsi"/>
              </w:rPr>
            </w:pPr>
            <w:r>
              <w:rPr>
                <w:rFonts w:asciiTheme="minorHAnsi" w:hAnsiTheme="minorHAnsi" w:cstheme="minorHAnsi"/>
                <w:color w:val="000000"/>
              </w:rPr>
              <w:t>TLV Type. This must be set to 18</w:t>
            </w:r>
            <w:r w:rsidR="00475C78">
              <w:rPr>
                <w:rFonts w:asciiTheme="minorHAnsi" w:hAnsiTheme="minorHAnsi" w:cstheme="minorHAnsi"/>
                <w:color w:val="000000"/>
              </w:rPr>
              <w:t>.</w:t>
            </w:r>
          </w:p>
        </w:tc>
      </w:tr>
    </w:tbl>
    <w:p w:rsidR="00475C78" w:rsidRDefault="0042232A" w:rsidP="00312DD4">
      <w:pPr>
        <w:pStyle w:val="Caption"/>
      </w:pPr>
      <w:bookmarkStart w:id="57" w:name="_Toc536792123"/>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16</w:t>
      </w:r>
      <w:r w:rsidR="00AC3548">
        <w:rPr>
          <w:noProof/>
        </w:rPr>
        <w:fldChar w:fldCharType="end"/>
      </w:r>
      <w:r w:rsidR="00475C78">
        <w:t xml:space="preserve"> </w:t>
      </w:r>
      <w:r>
        <w:t xml:space="preserve">- </w:t>
      </w:r>
      <w:r w:rsidR="00B248D1">
        <w:t>FRMD_INT_VM_LONG</w:t>
      </w:r>
      <w:r w:rsidR="00475C78">
        <w:t xml:space="preserve"> TLV Word 0</w:t>
      </w:r>
      <w:bookmarkEnd w:id="57"/>
    </w:p>
    <w:p w:rsidR="00475C78" w:rsidRDefault="00B248D1" w:rsidP="00475C78">
      <w:pPr>
        <w:pStyle w:val="Heading4"/>
      </w:pPr>
      <w:r>
        <w:t>Word 10-11</w:t>
      </w:r>
    </w:p>
    <w:p w:rsidR="00CA4060" w:rsidRDefault="00CA4060" w:rsidP="00CA4060">
      <w:pPr>
        <w:pStyle w:val="Body"/>
      </w:pPr>
      <w:r>
        <w:t>These words carry a maximum of 128-bit IV.</w:t>
      </w:r>
    </w:p>
    <w:p w:rsidR="00CA4060" w:rsidRDefault="00B355B7" w:rsidP="00CA4060">
      <w:pPr>
        <w:pStyle w:val="Body"/>
        <w:numPr>
          <w:ilvl w:val="0"/>
          <w:numId w:val="36"/>
        </w:numPr>
      </w:pPr>
      <w:r>
        <w:t>Word 1</w:t>
      </w:r>
      <w:r w:rsidR="00890558">
        <w:t>0</w:t>
      </w:r>
      <w:r w:rsidR="002034AB">
        <w:t xml:space="preserve"> will carry [63:0</w:t>
      </w:r>
      <w:r w:rsidR="00CA4060">
        <w:t>] of IV.</w:t>
      </w:r>
    </w:p>
    <w:p w:rsidR="00CA4060" w:rsidRDefault="00B355B7" w:rsidP="00CA4060">
      <w:pPr>
        <w:pStyle w:val="Body"/>
        <w:numPr>
          <w:ilvl w:val="0"/>
          <w:numId w:val="36"/>
        </w:numPr>
      </w:pPr>
      <w:r>
        <w:t xml:space="preserve">Word </w:t>
      </w:r>
      <w:r w:rsidR="00890558">
        <w:t>11</w:t>
      </w:r>
      <w:r w:rsidR="002034AB">
        <w:t xml:space="preserve"> will carry [127:64</w:t>
      </w:r>
      <w:r w:rsidR="00CA4060">
        <w:t>] of IV.</w:t>
      </w:r>
    </w:p>
    <w:p w:rsidR="00CA4060" w:rsidRDefault="00CA4060" w:rsidP="00CA4060">
      <w:pPr>
        <w:pStyle w:val="Body"/>
      </w:pPr>
      <w:r>
        <w:t>GCM/GMAC IV is 96-bits long.</w:t>
      </w:r>
    </w:p>
    <w:p w:rsidR="00CA4060" w:rsidRDefault="00B355B7" w:rsidP="00CA4060">
      <w:pPr>
        <w:pStyle w:val="Body"/>
        <w:numPr>
          <w:ilvl w:val="0"/>
          <w:numId w:val="37"/>
        </w:numPr>
      </w:pPr>
      <w:r>
        <w:t xml:space="preserve">Word </w:t>
      </w:r>
      <w:r w:rsidR="00436190">
        <w:t>1</w:t>
      </w:r>
      <w:r w:rsidR="00890558">
        <w:t>0</w:t>
      </w:r>
      <w:r w:rsidR="002034AB">
        <w:t xml:space="preserve"> will carry [63:0</w:t>
      </w:r>
      <w:r w:rsidR="00CA4060">
        <w:t>] of GCM/GMAC IV.</w:t>
      </w:r>
    </w:p>
    <w:p w:rsidR="00CA4060" w:rsidRDefault="00436190" w:rsidP="00CA4060">
      <w:pPr>
        <w:pStyle w:val="Body"/>
        <w:numPr>
          <w:ilvl w:val="0"/>
          <w:numId w:val="37"/>
        </w:numPr>
      </w:pPr>
      <w:r>
        <w:t xml:space="preserve">Bits [31:0] of Word </w:t>
      </w:r>
      <w:r w:rsidR="00890558">
        <w:t>11</w:t>
      </w:r>
      <w:r w:rsidR="002034AB">
        <w:t xml:space="preserve"> will carry [95:64</w:t>
      </w:r>
      <w:r w:rsidR="00CA4060">
        <w:t>] of GCM/GMAC IV.</w:t>
      </w:r>
    </w:p>
    <w:p w:rsidR="00CA4060" w:rsidRDefault="00436190" w:rsidP="00CA4060">
      <w:pPr>
        <w:pStyle w:val="Body"/>
        <w:numPr>
          <w:ilvl w:val="0"/>
          <w:numId w:val="37"/>
        </w:numPr>
      </w:pPr>
      <w:r>
        <w:t xml:space="preserve">Bits [63:32] of Word </w:t>
      </w:r>
      <w:r w:rsidR="00890558">
        <w:t>11</w:t>
      </w:r>
      <w:r w:rsidR="00CA4060">
        <w:t xml:space="preserve"> are unused.</w:t>
      </w:r>
    </w:p>
    <w:p w:rsidR="00B248D1" w:rsidRDefault="00B248D1" w:rsidP="00B248D1">
      <w:pPr>
        <w:pStyle w:val="Heading3"/>
      </w:pPr>
      <w:bookmarkStart w:id="58" w:name="_Toc536792062"/>
      <w:r>
        <w:lastRenderedPageBreak/>
        <w:t>FRMD_INT_VM_SHORT TLV</w:t>
      </w:r>
      <w:bookmarkEnd w:id="58"/>
    </w:p>
    <w:p w:rsidR="00B248D1" w:rsidRDefault="00B248D1" w:rsidP="00B248D1">
      <w:pPr>
        <w:pStyle w:val="Body"/>
        <w:keepNext/>
        <w:jc w:val="center"/>
      </w:pPr>
      <w:r>
        <w:object w:dxaOrig="7395" w:dyaOrig="2772">
          <v:shape id="_x0000_i1087" type="#_x0000_t75" style="width:371.35pt;height:138.65pt" o:ole="">
            <v:imagedata r:id="rId41" o:title=""/>
          </v:shape>
          <o:OLEObject Type="Embed" ProgID="Visio.Drawing.11" ShapeID="_x0000_i1087" DrawAspect="Content" ObjectID="_1615880167" r:id="rId42"/>
        </w:object>
      </w:r>
    </w:p>
    <w:p w:rsidR="00B248D1" w:rsidRDefault="00B248D1" w:rsidP="00312DD4">
      <w:pPr>
        <w:pStyle w:val="Caption"/>
      </w:pPr>
      <w:bookmarkStart w:id="59" w:name="_Toc536792102"/>
      <w:r>
        <w:t xml:space="preserve">Figure </w:t>
      </w:r>
      <w:r w:rsidR="00AC3548">
        <w:rPr>
          <w:noProof/>
        </w:rPr>
        <w:fldChar w:fldCharType="begin"/>
      </w:r>
      <w:r w:rsidR="00AC3548">
        <w:rPr>
          <w:noProof/>
        </w:rPr>
        <w:instrText xml:space="preserve"> SEQ Figure \* ARABIC </w:instrText>
      </w:r>
      <w:r w:rsidR="00AC3548">
        <w:rPr>
          <w:noProof/>
        </w:rPr>
        <w:fldChar w:fldCharType="separate"/>
      </w:r>
      <w:r w:rsidR="009D7F9C">
        <w:rPr>
          <w:noProof/>
        </w:rPr>
        <w:t>8</w:t>
      </w:r>
      <w:r w:rsidR="00AC3548">
        <w:rPr>
          <w:noProof/>
        </w:rPr>
        <w:fldChar w:fldCharType="end"/>
      </w:r>
      <w:r>
        <w:t xml:space="preserve"> - FRMD INT VM_SHORT TLV Format</w:t>
      </w:r>
      <w:bookmarkEnd w:id="59"/>
    </w:p>
    <w:p w:rsidR="00B248D1" w:rsidRDefault="00B248D1" w:rsidP="00B248D1">
      <w:pPr>
        <w:pStyle w:val="Heading4"/>
        <w:spacing w:line="360" w:lineRule="auto"/>
      </w:pPr>
      <w:r>
        <w:t>Word 0</w:t>
      </w:r>
    </w:p>
    <w:tbl>
      <w:tblPr>
        <w:tblStyle w:val="TableGrid"/>
        <w:tblW w:w="5000" w:type="pct"/>
        <w:tblLook w:val="04A0" w:firstRow="1" w:lastRow="0" w:firstColumn="1" w:lastColumn="0" w:noHBand="0" w:noVBand="1"/>
      </w:tblPr>
      <w:tblGrid>
        <w:gridCol w:w="2536"/>
        <w:gridCol w:w="1319"/>
        <w:gridCol w:w="6035"/>
      </w:tblGrid>
      <w:tr w:rsidR="00B248D1" w:rsidRPr="005F6107" w:rsidTr="00A61380">
        <w:tc>
          <w:tcPr>
            <w:tcW w:w="1282" w:type="pct"/>
            <w:shd w:val="clear" w:color="auto" w:fill="D9D9D9" w:themeFill="background1" w:themeFillShade="D9"/>
          </w:tcPr>
          <w:p w:rsidR="00B248D1" w:rsidRPr="005F6107" w:rsidRDefault="00B248D1" w:rsidP="00A61380">
            <w:pPr>
              <w:spacing w:before="0"/>
              <w:rPr>
                <w:rFonts w:asciiTheme="minorHAnsi" w:hAnsiTheme="minorHAnsi"/>
              </w:rPr>
            </w:pPr>
            <w:r w:rsidRPr="005F6107">
              <w:rPr>
                <w:rFonts w:asciiTheme="minorHAnsi" w:hAnsiTheme="minorHAnsi"/>
              </w:rPr>
              <w:t xml:space="preserve">Field </w:t>
            </w:r>
          </w:p>
        </w:tc>
        <w:tc>
          <w:tcPr>
            <w:tcW w:w="667" w:type="pct"/>
            <w:shd w:val="clear" w:color="auto" w:fill="D9D9D9" w:themeFill="background1" w:themeFillShade="D9"/>
          </w:tcPr>
          <w:p w:rsidR="00B248D1" w:rsidRPr="005F6107" w:rsidRDefault="00B248D1" w:rsidP="00A61380">
            <w:pPr>
              <w:pStyle w:val="Body"/>
              <w:spacing w:before="0"/>
              <w:rPr>
                <w:rFonts w:asciiTheme="minorHAnsi" w:hAnsiTheme="minorHAnsi"/>
              </w:rPr>
            </w:pPr>
            <w:r w:rsidRPr="005F6107">
              <w:rPr>
                <w:rFonts w:asciiTheme="minorHAnsi" w:hAnsiTheme="minorHAnsi"/>
              </w:rPr>
              <w:t>Width</w:t>
            </w:r>
          </w:p>
        </w:tc>
        <w:tc>
          <w:tcPr>
            <w:tcW w:w="3051" w:type="pct"/>
            <w:shd w:val="clear" w:color="auto" w:fill="D9D9D9" w:themeFill="background1" w:themeFillShade="D9"/>
          </w:tcPr>
          <w:p w:rsidR="00B248D1" w:rsidRPr="005F6107" w:rsidRDefault="00B248D1" w:rsidP="00A61380">
            <w:pPr>
              <w:pStyle w:val="Body"/>
              <w:spacing w:before="0"/>
              <w:rPr>
                <w:rFonts w:asciiTheme="minorHAnsi" w:hAnsiTheme="minorHAnsi"/>
              </w:rPr>
            </w:pPr>
            <w:r w:rsidRPr="005F6107">
              <w:rPr>
                <w:rFonts w:asciiTheme="minorHAnsi" w:hAnsiTheme="minorHAnsi"/>
              </w:rPr>
              <w:t>Description</w:t>
            </w:r>
          </w:p>
        </w:tc>
      </w:tr>
      <w:tr w:rsidR="00B248D1" w:rsidRPr="005F6107" w:rsidTr="00A61380">
        <w:tc>
          <w:tcPr>
            <w:tcW w:w="1282" w:type="pct"/>
            <w:shd w:val="clear" w:color="auto" w:fill="FABF8F" w:themeFill="accent6" w:themeFillTint="99"/>
          </w:tcPr>
          <w:p w:rsidR="00B248D1" w:rsidRPr="005F6107" w:rsidRDefault="00B248D1" w:rsidP="00A61380">
            <w:pPr>
              <w:spacing w:before="0"/>
              <w:rPr>
                <w:rFonts w:asciiTheme="minorHAnsi" w:hAnsiTheme="minorHAnsi"/>
              </w:rPr>
            </w:pPr>
            <w:proofErr w:type="spellStart"/>
            <w:r>
              <w:rPr>
                <w:rFonts w:asciiTheme="minorHAnsi" w:hAnsiTheme="minorHAnsi"/>
              </w:rPr>
              <w:t>TLVType</w:t>
            </w:r>
            <w:proofErr w:type="spellEnd"/>
          </w:p>
        </w:tc>
        <w:tc>
          <w:tcPr>
            <w:tcW w:w="667" w:type="pct"/>
            <w:shd w:val="clear" w:color="auto" w:fill="FABF8F" w:themeFill="accent6" w:themeFillTint="99"/>
          </w:tcPr>
          <w:p w:rsidR="00B248D1" w:rsidRPr="005F6107" w:rsidRDefault="00B248D1" w:rsidP="00A61380">
            <w:pPr>
              <w:pStyle w:val="Body"/>
              <w:spacing w:before="0"/>
              <w:rPr>
                <w:rFonts w:asciiTheme="minorHAnsi" w:hAnsiTheme="minorHAnsi"/>
              </w:rPr>
            </w:pPr>
            <w:r>
              <w:rPr>
                <w:rFonts w:asciiTheme="minorHAnsi" w:hAnsiTheme="minorHAnsi"/>
              </w:rPr>
              <w:t>8</w:t>
            </w:r>
          </w:p>
        </w:tc>
        <w:tc>
          <w:tcPr>
            <w:tcW w:w="3051" w:type="pct"/>
            <w:shd w:val="clear" w:color="auto" w:fill="FABF8F" w:themeFill="accent6" w:themeFillTint="99"/>
          </w:tcPr>
          <w:p w:rsidR="00B248D1" w:rsidRPr="005F6107" w:rsidRDefault="00B248D1" w:rsidP="00A61380">
            <w:pPr>
              <w:autoSpaceDE w:val="0"/>
              <w:autoSpaceDN w:val="0"/>
              <w:adjustRightInd w:val="0"/>
              <w:spacing w:before="0"/>
              <w:rPr>
                <w:rFonts w:asciiTheme="minorHAnsi" w:hAnsiTheme="minorHAnsi"/>
              </w:rPr>
            </w:pPr>
            <w:r>
              <w:rPr>
                <w:rFonts w:asciiTheme="minorHAnsi" w:hAnsiTheme="minorHAnsi" w:cstheme="minorHAnsi"/>
                <w:color w:val="000000"/>
              </w:rPr>
              <w:t>TLV Type. This must be set to 22.</w:t>
            </w:r>
          </w:p>
        </w:tc>
      </w:tr>
    </w:tbl>
    <w:p w:rsidR="00B248D1" w:rsidRDefault="00B248D1" w:rsidP="00312DD4">
      <w:pPr>
        <w:pStyle w:val="Caption"/>
      </w:pPr>
      <w:bookmarkStart w:id="60" w:name="_Toc536792124"/>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17</w:t>
      </w:r>
      <w:r w:rsidR="00AC3548">
        <w:rPr>
          <w:noProof/>
        </w:rPr>
        <w:fldChar w:fldCharType="end"/>
      </w:r>
      <w:r>
        <w:t xml:space="preserve"> - FRMD_INT_VM_SHORT TLV Word 0</w:t>
      </w:r>
      <w:bookmarkEnd w:id="60"/>
    </w:p>
    <w:p w:rsidR="00B248D1" w:rsidRDefault="00B248D1" w:rsidP="00B248D1">
      <w:pPr>
        <w:pStyle w:val="Heading4"/>
      </w:pPr>
      <w:r>
        <w:t>Word 7-8</w:t>
      </w:r>
    </w:p>
    <w:p w:rsidR="00B248D1" w:rsidRDefault="00B248D1" w:rsidP="00B248D1">
      <w:pPr>
        <w:pStyle w:val="Body"/>
      </w:pPr>
      <w:r>
        <w:t>These words carry a maximum of 128-bit IV.</w:t>
      </w:r>
    </w:p>
    <w:p w:rsidR="00B248D1" w:rsidRDefault="002034AB" w:rsidP="00B248D1">
      <w:pPr>
        <w:pStyle w:val="Body"/>
        <w:numPr>
          <w:ilvl w:val="0"/>
          <w:numId w:val="36"/>
        </w:numPr>
      </w:pPr>
      <w:r>
        <w:t>Word 7 will carry [63:0</w:t>
      </w:r>
      <w:r w:rsidR="00B248D1">
        <w:t>] of IV.</w:t>
      </w:r>
    </w:p>
    <w:p w:rsidR="00B248D1" w:rsidRDefault="002034AB" w:rsidP="00B248D1">
      <w:pPr>
        <w:pStyle w:val="Body"/>
        <w:numPr>
          <w:ilvl w:val="0"/>
          <w:numId w:val="36"/>
        </w:numPr>
      </w:pPr>
      <w:r>
        <w:t>Word 8 will carry [127:64</w:t>
      </w:r>
      <w:r w:rsidR="00B248D1">
        <w:t>] of IV.</w:t>
      </w:r>
    </w:p>
    <w:p w:rsidR="00B248D1" w:rsidRDefault="00B248D1" w:rsidP="00B248D1">
      <w:pPr>
        <w:pStyle w:val="Body"/>
      </w:pPr>
      <w:r>
        <w:t>GCM/GMAC IV is 96-bits long.</w:t>
      </w:r>
    </w:p>
    <w:p w:rsidR="00B248D1" w:rsidRDefault="002034AB" w:rsidP="00B248D1">
      <w:pPr>
        <w:pStyle w:val="Body"/>
        <w:numPr>
          <w:ilvl w:val="0"/>
          <w:numId w:val="37"/>
        </w:numPr>
      </w:pPr>
      <w:r>
        <w:t>Word 7 will carry [63:0</w:t>
      </w:r>
      <w:r w:rsidR="00B248D1">
        <w:t>] of GCM/GMAC IV.</w:t>
      </w:r>
    </w:p>
    <w:p w:rsidR="00B248D1" w:rsidRDefault="00B248D1" w:rsidP="00B248D1">
      <w:pPr>
        <w:pStyle w:val="Body"/>
        <w:numPr>
          <w:ilvl w:val="0"/>
          <w:numId w:val="37"/>
        </w:numPr>
      </w:pPr>
      <w:r>
        <w:t>Bits [</w:t>
      </w:r>
      <w:r w:rsidR="002034AB">
        <w:t>31:0] of Word 8 will carry [95:64</w:t>
      </w:r>
      <w:r>
        <w:t>] of GCM/GMAC IV.</w:t>
      </w:r>
    </w:p>
    <w:p w:rsidR="00B248D1" w:rsidRDefault="00B248D1" w:rsidP="00B248D1">
      <w:pPr>
        <w:pStyle w:val="Body"/>
        <w:numPr>
          <w:ilvl w:val="0"/>
          <w:numId w:val="37"/>
        </w:numPr>
      </w:pPr>
      <w:r>
        <w:t>Bits [63:32] of Word 8 are unused.</w:t>
      </w:r>
    </w:p>
    <w:p w:rsidR="004C0C55" w:rsidRDefault="004C0C55" w:rsidP="004C0C55">
      <w:pPr>
        <w:pStyle w:val="Body"/>
      </w:pPr>
    </w:p>
    <w:p w:rsidR="00BF54E7" w:rsidRDefault="00BF54E7" w:rsidP="00BF54E7">
      <w:pPr>
        <w:pStyle w:val="Heading2"/>
      </w:pPr>
      <w:bookmarkStart w:id="61" w:name="_Toc536792063"/>
      <w:r>
        <w:lastRenderedPageBreak/>
        <w:t>CR_IV TLV</w:t>
      </w:r>
      <w:bookmarkEnd w:id="61"/>
    </w:p>
    <w:p w:rsidR="00BF54E7" w:rsidRDefault="00BF54E7" w:rsidP="00BF54E7">
      <w:pPr>
        <w:pStyle w:val="Body"/>
      </w:pPr>
      <w:r>
        <w:t>This is a TLV that is used by the Cipher Decrypt</w:t>
      </w:r>
      <w:r w:rsidR="00436190">
        <w:t xml:space="preserve"> and Integrity (if present). It is</w:t>
      </w:r>
      <w:r>
        <w:t xml:space="preserve"> </w:t>
      </w:r>
      <w:r w:rsidR="00A2082C">
        <w:t>manufactured</w:t>
      </w:r>
      <w:r>
        <w:t xml:space="preserve"> by Cipher Encrypt. It carries the IV that was generated by </w:t>
      </w:r>
      <w:r w:rsidR="00A2082C">
        <w:t>IV Processor.</w:t>
      </w:r>
      <w:r w:rsidR="00436190">
        <w:t xml:space="preserve"> Cipher Integrity uses CR_IV to grow the Footer TLV. If CR_IV is not present, FMRD TLV is used to grow Footer TLV.</w:t>
      </w:r>
    </w:p>
    <w:p w:rsidR="00BF54E7" w:rsidRDefault="00BF54E7" w:rsidP="00BF54E7">
      <w:pPr>
        <w:pStyle w:val="Body"/>
        <w:keepNext/>
        <w:jc w:val="center"/>
      </w:pPr>
      <w:r>
        <w:object w:dxaOrig="7036" w:dyaOrig="2233">
          <v:shape id="_x0000_i1088" type="#_x0000_t75" style="width:351.35pt;height:112pt" o:ole="">
            <v:imagedata r:id="rId43" o:title=""/>
          </v:shape>
          <o:OLEObject Type="Embed" ProgID="Visio.Drawing.11" ShapeID="_x0000_i1088" DrawAspect="Content" ObjectID="_1615880168" r:id="rId44"/>
        </w:object>
      </w:r>
    </w:p>
    <w:p w:rsidR="00BF54E7" w:rsidRDefault="00BF54E7" w:rsidP="00312DD4">
      <w:pPr>
        <w:pStyle w:val="Caption"/>
      </w:pPr>
      <w:bookmarkStart w:id="62" w:name="_Toc536792103"/>
      <w:r>
        <w:t xml:space="preserve">Figure </w:t>
      </w:r>
      <w:r w:rsidR="00AC3548">
        <w:rPr>
          <w:noProof/>
        </w:rPr>
        <w:fldChar w:fldCharType="begin"/>
      </w:r>
      <w:r w:rsidR="00AC3548">
        <w:rPr>
          <w:noProof/>
        </w:rPr>
        <w:instrText xml:space="preserve"> SEQ Figure \* ARABIC </w:instrText>
      </w:r>
      <w:r w:rsidR="00AC3548">
        <w:rPr>
          <w:noProof/>
        </w:rPr>
        <w:fldChar w:fldCharType="separate"/>
      </w:r>
      <w:r w:rsidR="009D7F9C">
        <w:rPr>
          <w:noProof/>
        </w:rPr>
        <w:t>9</w:t>
      </w:r>
      <w:r w:rsidR="00AC3548">
        <w:rPr>
          <w:noProof/>
        </w:rPr>
        <w:fldChar w:fldCharType="end"/>
      </w:r>
      <w:r>
        <w:t xml:space="preserve"> </w:t>
      </w:r>
      <w:r w:rsidR="0042232A">
        <w:t xml:space="preserve">- </w:t>
      </w:r>
      <w:r>
        <w:t>CR IV Format</w:t>
      </w:r>
      <w:bookmarkEnd w:id="62"/>
    </w:p>
    <w:p w:rsidR="00BF54E7" w:rsidRDefault="00BF54E7" w:rsidP="00BF54E7">
      <w:pPr>
        <w:pStyle w:val="Heading3"/>
        <w:spacing w:line="480" w:lineRule="auto"/>
      </w:pPr>
      <w:bookmarkStart w:id="63" w:name="_Toc536792064"/>
      <w:r>
        <w:t>Word 0</w:t>
      </w:r>
      <w:bookmarkEnd w:id="63"/>
    </w:p>
    <w:tbl>
      <w:tblPr>
        <w:tblStyle w:val="TableGrid"/>
        <w:tblW w:w="5000" w:type="pct"/>
        <w:tblLook w:val="04A0" w:firstRow="1" w:lastRow="0" w:firstColumn="1" w:lastColumn="0" w:noHBand="0" w:noVBand="1"/>
      </w:tblPr>
      <w:tblGrid>
        <w:gridCol w:w="2536"/>
        <w:gridCol w:w="1319"/>
        <w:gridCol w:w="6035"/>
      </w:tblGrid>
      <w:tr w:rsidR="00BF54E7" w:rsidRPr="005F6107" w:rsidTr="003525EA">
        <w:tc>
          <w:tcPr>
            <w:tcW w:w="1282" w:type="pct"/>
            <w:shd w:val="clear" w:color="auto" w:fill="D9D9D9" w:themeFill="background1" w:themeFillShade="D9"/>
          </w:tcPr>
          <w:p w:rsidR="00BF54E7" w:rsidRPr="005F6107" w:rsidRDefault="00BF54E7" w:rsidP="003525EA">
            <w:pPr>
              <w:spacing w:before="0"/>
              <w:rPr>
                <w:rFonts w:asciiTheme="minorHAnsi" w:hAnsiTheme="minorHAnsi"/>
              </w:rPr>
            </w:pPr>
            <w:r w:rsidRPr="005F6107">
              <w:rPr>
                <w:rFonts w:asciiTheme="minorHAnsi" w:hAnsiTheme="minorHAnsi"/>
              </w:rPr>
              <w:t xml:space="preserve">Field </w:t>
            </w:r>
          </w:p>
        </w:tc>
        <w:tc>
          <w:tcPr>
            <w:tcW w:w="667" w:type="pct"/>
            <w:shd w:val="clear" w:color="auto" w:fill="D9D9D9" w:themeFill="background1" w:themeFillShade="D9"/>
          </w:tcPr>
          <w:p w:rsidR="00BF54E7" w:rsidRPr="005F6107" w:rsidRDefault="00BF54E7" w:rsidP="003525EA">
            <w:pPr>
              <w:pStyle w:val="Body"/>
              <w:spacing w:before="0"/>
              <w:rPr>
                <w:rFonts w:asciiTheme="minorHAnsi" w:hAnsiTheme="minorHAnsi"/>
              </w:rPr>
            </w:pPr>
            <w:r w:rsidRPr="005F6107">
              <w:rPr>
                <w:rFonts w:asciiTheme="minorHAnsi" w:hAnsiTheme="minorHAnsi"/>
              </w:rPr>
              <w:t>Width</w:t>
            </w:r>
          </w:p>
        </w:tc>
        <w:tc>
          <w:tcPr>
            <w:tcW w:w="3051" w:type="pct"/>
            <w:shd w:val="clear" w:color="auto" w:fill="D9D9D9" w:themeFill="background1" w:themeFillShade="D9"/>
          </w:tcPr>
          <w:p w:rsidR="00BF54E7" w:rsidRPr="005F6107" w:rsidRDefault="00BF54E7" w:rsidP="003525EA">
            <w:pPr>
              <w:pStyle w:val="Body"/>
              <w:spacing w:before="0"/>
              <w:rPr>
                <w:rFonts w:asciiTheme="minorHAnsi" w:hAnsiTheme="minorHAnsi"/>
              </w:rPr>
            </w:pPr>
            <w:r w:rsidRPr="005F6107">
              <w:rPr>
                <w:rFonts w:asciiTheme="minorHAnsi" w:hAnsiTheme="minorHAnsi"/>
              </w:rPr>
              <w:t>Description</w:t>
            </w:r>
          </w:p>
        </w:tc>
      </w:tr>
      <w:tr w:rsidR="00BF54E7" w:rsidRPr="005F6107" w:rsidTr="003525EA">
        <w:tc>
          <w:tcPr>
            <w:tcW w:w="1282" w:type="pct"/>
            <w:shd w:val="clear" w:color="auto" w:fill="FABF8F" w:themeFill="accent6" w:themeFillTint="99"/>
          </w:tcPr>
          <w:p w:rsidR="00BF54E7" w:rsidRPr="005F6107" w:rsidRDefault="00BF54E7" w:rsidP="003525EA">
            <w:pPr>
              <w:spacing w:before="0"/>
              <w:rPr>
                <w:rFonts w:asciiTheme="minorHAnsi" w:hAnsiTheme="minorHAnsi"/>
              </w:rPr>
            </w:pPr>
            <w:proofErr w:type="spellStart"/>
            <w:r>
              <w:rPr>
                <w:rFonts w:asciiTheme="minorHAnsi" w:hAnsiTheme="minorHAnsi"/>
              </w:rPr>
              <w:t>TLVType</w:t>
            </w:r>
            <w:proofErr w:type="spellEnd"/>
          </w:p>
        </w:tc>
        <w:tc>
          <w:tcPr>
            <w:tcW w:w="667" w:type="pct"/>
            <w:shd w:val="clear" w:color="auto" w:fill="FABF8F" w:themeFill="accent6" w:themeFillTint="99"/>
          </w:tcPr>
          <w:p w:rsidR="00BF54E7" w:rsidRPr="005F6107" w:rsidRDefault="00BF54E7" w:rsidP="003525EA">
            <w:pPr>
              <w:pStyle w:val="Body"/>
              <w:spacing w:before="0"/>
              <w:rPr>
                <w:rFonts w:asciiTheme="minorHAnsi" w:hAnsiTheme="minorHAnsi"/>
              </w:rPr>
            </w:pPr>
            <w:r>
              <w:rPr>
                <w:rFonts w:asciiTheme="minorHAnsi" w:hAnsiTheme="minorHAnsi"/>
              </w:rPr>
              <w:t>8</w:t>
            </w:r>
          </w:p>
        </w:tc>
        <w:tc>
          <w:tcPr>
            <w:tcW w:w="3051" w:type="pct"/>
            <w:shd w:val="clear" w:color="auto" w:fill="FABF8F" w:themeFill="accent6" w:themeFillTint="99"/>
          </w:tcPr>
          <w:p w:rsidR="00BF54E7" w:rsidRPr="005F6107" w:rsidRDefault="004C0C55" w:rsidP="003525EA">
            <w:pPr>
              <w:autoSpaceDE w:val="0"/>
              <w:autoSpaceDN w:val="0"/>
              <w:adjustRightInd w:val="0"/>
              <w:spacing w:before="0"/>
              <w:rPr>
                <w:rFonts w:asciiTheme="minorHAnsi" w:hAnsiTheme="minorHAnsi"/>
              </w:rPr>
            </w:pPr>
            <w:r>
              <w:rPr>
                <w:rFonts w:asciiTheme="minorHAnsi" w:hAnsiTheme="minorHAnsi" w:cstheme="minorHAnsi"/>
                <w:color w:val="000000"/>
              </w:rPr>
              <w:t>TLV Type. This must be set to 20</w:t>
            </w:r>
            <w:r w:rsidR="00BF54E7">
              <w:rPr>
                <w:rFonts w:asciiTheme="minorHAnsi" w:hAnsiTheme="minorHAnsi" w:cstheme="minorHAnsi"/>
                <w:color w:val="000000"/>
              </w:rPr>
              <w:t>.</w:t>
            </w:r>
          </w:p>
        </w:tc>
      </w:tr>
    </w:tbl>
    <w:p w:rsidR="004C0C55" w:rsidRPr="004C0C55" w:rsidRDefault="00BF54E7" w:rsidP="00312DD4">
      <w:pPr>
        <w:pStyle w:val="Caption"/>
      </w:pPr>
      <w:bookmarkStart w:id="64" w:name="_Toc536792125"/>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18</w:t>
      </w:r>
      <w:r w:rsidR="00AC3548">
        <w:rPr>
          <w:noProof/>
        </w:rPr>
        <w:fldChar w:fldCharType="end"/>
      </w:r>
      <w:r w:rsidR="0042232A">
        <w:t xml:space="preserve"> -</w:t>
      </w:r>
      <w:r>
        <w:t xml:space="preserve"> </w:t>
      </w:r>
      <w:r w:rsidR="004C0C55">
        <w:t xml:space="preserve">CR IV </w:t>
      </w:r>
      <w:r>
        <w:t>TLV Word 0</w:t>
      </w:r>
      <w:bookmarkEnd w:id="64"/>
    </w:p>
    <w:p w:rsidR="00BF54E7" w:rsidRDefault="00BF54E7" w:rsidP="00BF54E7">
      <w:pPr>
        <w:pStyle w:val="Heading4"/>
      </w:pPr>
      <w:r>
        <w:t>Word 1-2</w:t>
      </w:r>
    </w:p>
    <w:p w:rsidR="00BF54E7" w:rsidRDefault="00BF54E7" w:rsidP="00BF54E7">
      <w:pPr>
        <w:pStyle w:val="Body"/>
      </w:pPr>
      <w:r>
        <w:t>These words carry a maximum of 128-bit IV.</w:t>
      </w:r>
    </w:p>
    <w:p w:rsidR="00BF54E7" w:rsidRDefault="001B1962" w:rsidP="00BF54E7">
      <w:pPr>
        <w:pStyle w:val="Body"/>
        <w:numPr>
          <w:ilvl w:val="0"/>
          <w:numId w:val="36"/>
        </w:numPr>
      </w:pPr>
      <w:r>
        <w:t>Word 1 will carry [63:0</w:t>
      </w:r>
      <w:r w:rsidR="00BF54E7">
        <w:t>] of IV.</w:t>
      </w:r>
    </w:p>
    <w:p w:rsidR="00BF54E7" w:rsidRDefault="00BF54E7" w:rsidP="00BF54E7">
      <w:pPr>
        <w:pStyle w:val="Body"/>
        <w:numPr>
          <w:ilvl w:val="0"/>
          <w:numId w:val="36"/>
        </w:numPr>
      </w:pPr>
      <w:r>
        <w:t>Word 2 will c</w:t>
      </w:r>
      <w:r w:rsidR="001B1962">
        <w:t>arry [127:64</w:t>
      </w:r>
      <w:r>
        <w:t>] of IV.</w:t>
      </w:r>
    </w:p>
    <w:p w:rsidR="00BF54E7" w:rsidRDefault="00BF54E7" w:rsidP="00BF54E7">
      <w:pPr>
        <w:pStyle w:val="Body"/>
      </w:pPr>
      <w:r>
        <w:t>GCM/GMAC IV is 96-bits long.</w:t>
      </w:r>
    </w:p>
    <w:p w:rsidR="00BF54E7" w:rsidRDefault="001B1962" w:rsidP="00BF54E7">
      <w:pPr>
        <w:pStyle w:val="Body"/>
        <w:numPr>
          <w:ilvl w:val="0"/>
          <w:numId w:val="37"/>
        </w:numPr>
      </w:pPr>
      <w:r>
        <w:t>Word 1 will carry [63:0</w:t>
      </w:r>
      <w:r w:rsidR="00BF54E7">
        <w:t>] of GCM/GMAC IV.</w:t>
      </w:r>
    </w:p>
    <w:p w:rsidR="00BF54E7" w:rsidRDefault="00436190" w:rsidP="00BF54E7">
      <w:pPr>
        <w:pStyle w:val="Body"/>
        <w:numPr>
          <w:ilvl w:val="0"/>
          <w:numId w:val="37"/>
        </w:numPr>
      </w:pPr>
      <w:r>
        <w:t>Bits [31:0] of Word 1</w:t>
      </w:r>
      <w:r w:rsidR="001B1962">
        <w:t xml:space="preserve"> will carry [95:64</w:t>
      </w:r>
      <w:r w:rsidR="00BF54E7">
        <w:t>] of GCM/GMAC IV.</w:t>
      </w:r>
    </w:p>
    <w:p w:rsidR="00BF54E7" w:rsidRDefault="00436190" w:rsidP="00BF54E7">
      <w:pPr>
        <w:pStyle w:val="Body"/>
        <w:numPr>
          <w:ilvl w:val="0"/>
          <w:numId w:val="37"/>
        </w:numPr>
      </w:pPr>
      <w:r>
        <w:t>Bits [63:32</w:t>
      </w:r>
      <w:r w:rsidR="00BF54E7">
        <w:t>] of Word 2 are unused.</w:t>
      </w:r>
    </w:p>
    <w:p w:rsidR="00475C78" w:rsidRDefault="00475C78" w:rsidP="00475C78">
      <w:pPr>
        <w:pStyle w:val="Heading2"/>
      </w:pPr>
      <w:bookmarkStart w:id="65" w:name="_Toc536792065"/>
      <w:r>
        <w:lastRenderedPageBreak/>
        <w:t>Data TL</w:t>
      </w:r>
      <w:r w:rsidR="00071159">
        <w:t>V</w:t>
      </w:r>
      <w:bookmarkEnd w:id="65"/>
    </w:p>
    <w:p w:rsidR="00475C78" w:rsidRDefault="00475C78" w:rsidP="00475C78">
      <w:pPr>
        <w:pStyle w:val="Body"/>
      </w:pPr>
      <w:r>
        <w:t>This header contains all the data that is to be processed by Crypto. It may have AAD as described by the CMD TLV. AAD is data that is to be authenticated but not encrypted.</w:t>
      </w:r>
      <w:r w:rsidR="00686301">
        <w:t xml:space="preserve"> In Compound Commands, AAD is only valid for the first Data TLV.</w:t>
      </w:r>
    </w:p>
    <w:p w:rsidR="00475C78" w:rsidRDefault="00475C78" w:rsidP="00475C78">
      <w:pPr>
        <w:pStyle w:val="Body"/>
        <w:keepNext/>
        <w:jc w:val="center"/>
      </w:pPr>
      <w:r>
        <w:object w:dxaOrig="6275" w:dyaOrig="2216">
          <v:shape id="_x0000_i1089" type="#_x0000_t75" style="width:315.35pt;height:111.35pt" o:ole="">
            <v:imagedata r:id="rId45" o:title=""/>
          </v:shape>
          <o:OLEObject Type="Embed" ProgID="Visio.Drawing.11" ShapeID="_x0000_i1089" DrawAspect="Content" ObjectID="_1615880169" r:id="rId46"/>
        </w:object>
      </w:r>
    </w:p>
    <w:p w:rsidR="00475C78" w:rsidRDefault="00475C78" w:rsidP="00312DD4">
      <w:pPr>
        <w:pStyle w:val="Caption"/>
      </w:pPr>
      <w:bookmarkStart w:id="66" w:name="_Toc536792104"/>
      <w:r>
        <w:t xml:space="preserve">Figure </w:t>
      </w:r>
      <w:r w:rsidR="00AC3548">
        <w:rPr>
          <w:noProof/>
        </w:rPr>
        <w:fldChar w:fldCharType="begin"/>
      </w:r>
      <w:r w:rsidR="00AC3548">
        <w:rPr>
          <w:noProof/>
        </w:rPr>
        <w:instrText xml:space="preserve"> SEQ Figure \* ARABIC </w:instrText>
      </w:r>
      <w:r w:rsidR="00AC3548">
        <w:rPr>
          <w:noProof/>
        </w:rPr>
        <w:fldChar w:fldCharType="separate"/>
      </w:r>
      <w:r w:rsidR="009D7F9C">
        <w:rPr>
          <w:noProof/>
        </w:rPr>
        <w:t>10</w:t>
      </w:r>
      <w:r w:rsidR="00AC3548">
        <w:rPr>
          <w:noProof/>
        </w:rPr>
        <w:fldChar w:fldCharType="end"/>
      </w:r>
      <w:r>
        <w:t xml:space="preserve"> </w:t>
      </w:r>
      <w:r w:rsidR="0042232A">
        <w:t xml:space="preserve">- </w:t>
      </w:r>
      <w:r w:rsidR="006F3B6F">
        <w:t>Data</w:t>
      </w:r>
      <w:r w:rsidR="00686301">
        <w:t xml:space="preserve"> </w:t>
      </w:r>
      <w:r>
        <w:t>TLV Format</w:t>
      </w:r>
      <w:bookmarkEnd w:id="66"/>
    </w:p>
    <w:p w:rsidR="00475C78" w:rsidRDefault="00475C78" w:rsidP="00475C78">
      <w:pPr>
        <w:pStyle w:val="Heading3"/>
        <w:spacing w:line="360" w:lineRule="auto"/>
      </w:pPr>
      <w:bookmarkStart w:id="67" w:name="_Toc536792066"/>
      <w:r>
        <w:t>Word 0</w:t>
      </w:r>
      <w:bookmarkEnd w:id="67"/>
    </w:p>
    <w:tbl>
      <w:tblPr>
        <w:tblStyle w:val="TableGrid"/>
        <w:tblW w:w="5000" w:type="pct"/>
        <w:tblLook w:val="04A0" w:firstRow="1" w:lastRow="0" w:firstColumn="1" w:lastColumn="0" w:noHBand="0" w:noVBand="1"/>
      </w:tblPr>
      <w:tblGrid>
        <w:gridCol w:w="2536"/>
        <w:gridCol w:w="1319"/>
        <w:gridCol w:w="6035"/>
      </w:tblGrid>
      <w:tr w:rsidR="00475C78" w:rsidRPr="005F6107" w:rsidTr="002F6167">
        <w:tc>
          <w:tcPr>
            <w:tcW w:w="1282" w:type="pct"/>
            <w:shd w:val="clear" w:color="auto" w:fill="D9D9D9" w:themeFill="background1" w:themeFillShade="D9"/>
          </w:tcPr>
          <w:p w:rsidR="00475C78" w:rsidRPr="005F6107" w:rsidRDefault="00475C78" w:rsidP="002F6167">
            <w:pPr>
              <w:spacing w:before="0"/>
              <w:rPr>
                <w:rFonts w:asciiTheme="minorHAnsi" w:hAnsiTheme="minorHAnsi"/>
              </w:rPr>
            </w:pPr>
            <w:r w:rsidRPr="005F6107">
              <w:rPr>
                <w:rFonts w:asciiTheme="minorHAnsi" w:hAnsiTheme="minorHAnsi"/>
              </w:rPr>
              <w:t xml:space="preserve">Field </w:t>
            </w:r>
          </w:p>
        </w:tc>
        <w:tc>
          <w:tcPr>
            <w:tcW w:w="667"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Width</w:t>
            </w:r>
          </w:p>
        </w:tc>
        <w:tc>
          <w:tcPr>
            <w:tcW w:w="3051"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Description</w:t>
            </w:r>
          </w:p>
        </w:tc>
      </w:tr>
      <w:tr w:rsidR="00475C78" w:rsidRPr="005F6107" w:rsidTr="002F6167">
        <w:tc>
          <w:tcPr>
            <w:tcW w:w="1282" w:type="pct"/>
            <w:shd w:val="clear" w:color="auto" w:fill="FABF8F" w:themeFill="accent6" w:themeFillTint="99"/>
          </w:tcPr>
          <w:p w:rsidR="00475C78" w:rsidRPr="005F6107" w:rsidRDefault="00475C78" w:rsidP="002F6167">
            <w:pPr>
              <w:spacing w:before="0"/>
              <w:rPr>
                <w:rFonts w:asciiTheme="minorHAnsi" w:hAnsiTheme="minorHAnsi"/>
              </w:rPr>
            </w:pPr>
            <w:proofErr w:type="spellStart"/>
            <w:r>
              <w:rPr>
                <w:rFonts w:asciiTheme="minorHAnsi" w:hAnsiTheme="minorHAnsi"/>
              </w:rPr>
              <w:t>TLVType</w:t>
            </w:r>
            <w:proofErr w:type="spellEnd"/>
          </w:p>
        </w:tc>
        <w:tc>
          <w:tcPr>
            <w:tcW w:w="667" w:type="pct"/>
            <w:shd w:val="clear" w:color="auto" w:fill="FABF8F" w:themeFill="accent6" w:themeFillTint="99"/>
          </w:tcPr>
          <w:p w:rsidR="00475C78" w:rsidRPr="005F6107" w:rsidRDefault="00475C78" w:rsidP="002F6167">
            <w:pPr>
              <w:pStyle w:val="Body"/>
              <w:spacing w:before="0"/>
              <w:rPr>
                <w:rFonts w:asciiTheme="minorHAnsi" w:hAnsiTheme="minorHAnsi"/>
              </w:rPr>
            </w:pPr>
            <w:r>
              <w:rPr>
                <w:rFonts w:asciiTheme="minorHAnsi" w:hAnsiTheme="minorHAnsi"/>
              </w:rPr>
              <w:t>8</w:t>
            </w:r>
          </w:p>
        </w:tc>
        <w:tc>
          <w:tcPr>
            <w:tcW w:w="3051" w:type="pct"/>
            <w:shd w:val="clear" w:color="auto" w:fill="FABF8F" w:themeFill="accent6" w:themeFillTint="99"/>
          </w:tcPr>
          <w:p w:rsidR="00475C78" w:rsidRPr="005F6107" w:rsidRDefault="00475C78" w:rsidP="00686301">
            <w:pPr>
              <w:autoSpaceDE w:val="0"/>
              <w:autoSpaceDN w:val="0"/>
              <w:adjustRightInd w:val="0"/>
              <w:spacing w:before="0"/>
              <w:rPr>
                <w:rFonts w:asciiTheme="minorHAnsi" w:hAnsiTheme="minorHAnsi"/>
              </w:rPr>
            </w:pPr>
            <w:r>
              <w:rPr>
                <w:rFonts w:asciiTheme="minorHAnsi" w:hAnsiTheme="minorHAnsi" w:cstheme="minorHAnsi"/>
                <w:color w:val="000000"/>
              </w:rPr>
              <w:t xml:space="preserve">TLV Type. This must be set to </w:t>
            </w:r>
            <w:r w:rsidR="00071159">
              <w:rPr>
                <w:rFonts w:asciiTheme="minorHAnsi" w:hAnsiTheme="minorHAnsi" w:cstheme="minorHAnsi"/>
                <w:color w:val="000000"/>
              </w:rPr>
              <w:t>5</w:t>
            </w:r>
            <w:r>
              <w:rPr>
                <w:rFonts w:asciiTheme="minorHAnsi" w:hAnsiTheme="minorHAnsi" w:cstheme="minorHAnsi"/>
                <w:color w:val="000000"/>
              </w:rPr>
              <w:t>.</w:t>
            </w:r>
          </w:p>
        </w:tc>
      </w:tr>
    </w:tbl>
    <w:p w:rsidR="00475C78" w:rsidRDefault="00475C78" w:rsidP="00312DD4">
      <w:pPr>
        <w:pStyle w:val="Caption"/>
      </w:pPr>
      <w:bookmarkStart w:id="68" w:name="_Toc536792126"/>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19</w:t>
      </w:r>
      <w:r w:rsidR="00AC3548">
        <w:rPr>
          <w:noProof/>
        </w:rPr>
        <w:fldChar w:fldCharType="end"/>
      </w:r>
      <w:r w:rsidR="0042232A">
        <w:t xml:space="preserve"> -</w:t>
      </w:r>
      <w:r>
        <w:t xml:space="preserve"> Data</w:t>
      </w:r>
      <w:r w:rsidR="00686301">
        <w:t xml:space="preserve"> </w:t>
      </w:r>
      <w:r>
        <w:t>TLV Word 0</w:t>
      </w:r>
      <w:bookmarkEnd w:id="68"/>
    </w:p>
    <w:p w:rsidR="00475C78" w:rsidRDefault="00475C78" w:rsidP="00475C78">
      <w:pPr>
        <w:pStyle w:val="Heading3"/>
      </w:pPr>
      <w:bookmarkStart w:id="69" w:name="_Toc536792067"/>
      <w:r>
        <w:t>Later Words</w:t>
      </w:r>
      <w:bookmarkEnd w:id="69"/>
    </w:p>
    <w:p w:rsidR="00475C78" w:rsidRDefault="00475C78" w:rsidP="00475C78">
      <w:pPr>
        <w:pStyle w:val="Body"/>
      </w:pPr>
      <w:r>
        <w:t>The number of words and their content is dependent on the size of the Payload and AAD.</w:t>
      </w:r>
    </w:p>
    <w:p w:rsidR="00475C78" w:rsidRDefault="00475C78" w:rsidP="00475C78">
      <w:pPr>
        <w:pStyle w:val="Heading2"/>
      </w:pPr>
      <w:bookmarkStart w:id="70" w:name="_Toc536792068"/>
      <w:r>
        <w:t>Footer TLV</w:t>
      </w:r>
      <w:bookmarkEnd w:id="70"/>
    </w:p>
    <w:p w:rsidR="00475C78" w:rsidRDefault="00475C78" w:rsidP="00475C78">
      <w:pPr>
        <w:pStyle w:val="Body"/>
        <w:spacing w:line="276" w:lineRule="auto"/>
      </w:pPr>
      <w:r>
        <w:t xml:space="preserve">This </w:t>
      </w:r>
      <w:r w:rsidR="00982F2E">
        <w:t>TLV</w:t>
      </w:r>
      <w:r>
        <w:t xml:space="preserve"> contains status fields that are updated by Crypto.</w:t>
      </w:r>
    </w:p>
    <w:p w:rsidR="0004273C" w:rsidRDefault="0000072C" w:rsidP="0004273C">
      <w:pPr>
        <w:pStyle w:val="Body"/>
        <w:numPr>
          <w:ilvl w:val="0"/>
          <w:numId w:val="29"/>
        </w:numPr>
        <w:spacing w:before="0"/>
      </w:pPr>
      <w:r>
        <w:t xml:space="preserve">Integrity Mode: </w:t>
      </w:r>
      <w:r w:rsidR="0004273C">
        <w:t>Copy GUID from Key TLV to Footer TLV.</w:t>
      </w:r>
    </w:p>
    <w:p w:rsidR="0000072C" w:rsidRDefault="0000072C" w:rsidP="0000072C">
      <w:pPr>
        <w:pStyle w:val="Body"/>
        <w:numPr>
          <w:ilvl w:val="0"/>
          <w:numId w:val="29"/>
        </w:numPr>
        <w:spacing w:before="0"/>
      </w:pPr>
      <w:r>
        <w:t>Integrity Mode: IV used in Cipher is copied to Footer TLV via CR_IV or FRMD TLVs.</w:t>
      </w:r>
    </w:p>
    <w:p w:rsidR="00475C78" w:rsidRDefault="00686301" w:rsidP="00475C78">
      <w:pPr>
        <w:pStyle w:val="Body"/>
        <w:numPr>
          <w:ilvl w:val="0"/>
          <w:numId w:val="29"/>
        </w:numPr>
        <w:spacing w:before="0"/>
      </w:pPr>
      <w:r>
        <w:t xml:space="preserve">Encrypt Mode: </w:t>
      </w:r>
      <w:r w:rsidR="00475C78">
        <w:t>Generate an Integrity Check Value (ICV).</w:t>
      </w:r>
    </w:p>
    <w:p w:rsidR="00475C78" w:rsidRDefault="00686301" w:rsidP="00475C78">
      <w:pPr>
        <w:pStyle w:val="Body"/>
        <w:numPr>
          <w:ilvl w:val="0"/>
          <w:numId w:val="29"/>
        </w:numPr>
        <w:spacing w:before="0"/>
      </w:pPr>
      <w:r>
        <w:t xml:space="preserve">Decrypt Mode: </w:t>
      </w:r>
      <w:r w:rsidR="00475C78">
        <w:t>Generate an ICV and compare with the Expected ICV.</w:t>
      </w:r>
    </w:p>
    <w:p w:rsidR="00475C78" w:rsidRDefault="00475C78" w:rsidP="00475C78">
      <w:pPr>
        <w:pStyle w:val="Body"/>
        <w:numPr>
          <w:ilvl w:val="0"/>
          <w:numId w:val="29"/>
        </w:numPr>
        <w:spacing w:before="0"/>
      </w:pPr>
      <w:r>
        <w:t>Report errors.</w:t>
      </w:r>
    </w:p>
    <w:p w:rsidR="0000072C" w:rsidRDefault="0000072C" w:rsidP="0000072C">
      <w:pPr>
        <w:pStyle w:val="Body"/>
        <w:spacing w:before="0"/>
      </w:pPr>
    </w:p>
    <w:p w:rsidR="00E8259F" w:rsidRDefault="00475C78" w:rsidP="00475C78">
      <w:pPr>
        <w:pStyle w:val="Body"/>
      </w:pPr>
      <w:r>
        <w:t>Only the fields that are updated by Crypto are shown in the diagram and table below.</w:t>
      </w:r>
      <w:r w:rsidR="00E8259F">
        <w:t xml:space="preserve"> Shaded Words are added by Integrity Engine.</w:t>
      </w:r>
    </w:p>
    <w:p w:rsidR="00475C78" w:rsidRDefault="00E8259F" w:rsidP="00475C78">
      <w:pPr>
        <w:pStyle w:val="Body"/>
        <w:keepNext/>
        <w:jc w:val="center"/>
      </w:pPr>
      <w:r>
        <w:object w:dxaOrig="7486" w:dyaOrig="8710">
          <v:shape id="_x0000_i1090" type="#_x0000_t75" style="width:373.35pt;height:436pt" o:ole="">
            <v:imagedata r:id="rId47" o:title=""/>
          </v:shape>
          <o:OLEObject Type="Embed" ProgID="Visio.Drawing.11" ShapeID="_x0000_i1090" DrawAspect="Content" ObjectID="_1615880170" r:id="rId48"/>
        </w:object>
      </w:r>
    </w:p>
    <w:p w:rsidR="00475C78" w:rsidRDefault="00475C78" w:rsidP="00312DD4">
      <w:pPr>
        <w:pStyle w:val="Caption"/>
      </w:pPr>
      <w:bookmarkStart w:id="71" w:name="_Toc536792105"/>
      <w:r>
        <w:t xml:space="preserve">Figure </w:t>
      </w:r>
      <w:r w:rsidR="00AC3548">
        <w:rPr>
          <w:noProof/>
        </w:rPr>
        <w:fldChar w:fldCharType="begin"/>
      </w:r>
      <w:r w:rsidR="00AC3548">
        <w:rPr>
          <w:noProof/>
        </w:rPr>
        <w:instrText xml:space="preserve"> SEQ Figure \* ARABIC </w:instrText>
      </w:r>
      <w:r w:rsidR="00AC3548">
        <w:rPr>
          <w:noProof/>
        </w:rPr>
        <w:fldChar w:fldCharType="separate"/>
      </w:r>
      <w:r w:rsidR="009D7F9C">
        <w:rPr>
          <w:noProof/>
        </w:rPr>
        <w:t>11</w:t>
      </w:r>
      <w:r w:rsidR="00AC3548">
        <w:rPr>
          <w:noProof/>
        </w:rPr>
        <w:fldChar w:fldCharType="end"/>
      </w:r>
      <w:r w:rsidR="0042232A">
        <w:rPr>
          <w:noProof/>
        </w:rPr>
        <w:t xml:space="preserve"> -</w:t>
      </w:r>
      <w:r>
        <w:t xml:space="preserve"> Footer TLV Format</w:t>
      </w:r>
      <w:bookmarkEnd w:id="71"/>
    </w:p>
    <w:p w:rsidR="00475C78" w:rsidRDefault="00475C78" w:rsidP="00475C78">
      <w:pPr>
        <w:pStyle w:val="Heading3"/>
      </w:pPr>
      <w:bookmarkStart w:id="72" w:name="_Toc536792069"/>
      <w:r>
        <w:t>Word 0</w:t>
      </w:r>
      <w:bookmarkEnd w:id="72"/>
    </w:p>
    <w:tbl>
      <w:tblPr>
        <w:tblStyle w:val="TableGrid"/>
        <w:tblW w:w="5000" w:type="pct"/>
        <w:tblLook w:val="04A0" w:firstRow="1" w:lastRow="0" w:firstColumn="1" w:lastColumn="0" w:noHBand="0" w:noVBand="1"/>
      </w:tblPr>
      <w:tblGrid>
        <w:gridCol w:w="2536"/>
        <w:gridCol w:w="1319"/>
        <w:gridCol w:w="6035"/>
      </w:tblGrid>
      <w:tr w:rsidR="00475C78" w:rsidRPr="005F6107" w:rsidTr="002F6167">
        <w:tc>
          <w:tcPr>
            <w:tcW w:w="1282" w:type="pct"/>
            <w:shd w:val="clear" w:color="auto" w:fill="D9D9D9" w:themeFill="background1" w:themeFillShade="D9"/>
          </w:tcPr>
          <w:p w:rsidR="00475C78" w:rsidRPr="005F6107" w:rsidRDefault="00475C78" w:rsidP="002F6167">
            <w:pPr>
              <w:spacing w:before="0"/>
              <w:rPr>
                <w:rFonts w:asciiTheme="minorHAnsi" w:hAnsiTheme="minorHAnsi"/>
              </w:rPr>
            </w:pPr>
            <w:r w:rsidRPr="005F6107">
              <w:rPr>
                <w:rFonts w:asciiTheme="minorHAnsi" w:hAnsiTheme="minorHAnsi"/>
              </w:rPr>
              <w:t xml:space="preserve">Field </w:t>
            </w:r>
          </w:p>
        </w:tc>
        <w:tc>
          <w:tcPr>
            <w:tcW w:w="667"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Width</w:t>
            </w:r>
          </w:p>
        </w:tc>
        <w:tc>
          <w:tcPr>
            <w:tcW w:w="3051"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Description</w:t>
            </w:r>
          </w:p>
        </w:tc>
      </w:tr>
      <w:tr w:rsidR="00475C78" w:rsidRPr="005F6107" w:rsidTr="002F6167">
        <w:tc>
          <w:tcPr>
            <w:tcW w:w="1282" w:type="pct"/>
            <w:shd w:val="clear" w:color="auto" w:fill="FABF8F" w:themeFill="accent6" w:themeFillTint="99"/>
          </w:tcPr>
          <w:p w:rsidR="00475C78" w:rsidRPr="005F6107" w:rsidRDefault="00475C78" w:rsidP="002F6167">
            <w:pPr>
              <w:spacing w:before="0"/>
              <w:rPr>
                <w:rFonts w:asciiTheme="minorHAnsi" w:hAnsiTheme="minorHAnsi"/>
              </w:rPr>
            </w:pPr>
            <w:proofErr w:type="spellStart"/>
            <w:r>
              <w:rPr>
                <w:rFonts w:asciiTheme="minorHAnsi" w:hAnsiTheme="minorHAnsi"/>
              </w:rPr>
              <w:t>TLVType</w:t>
            </w:r>
            <w:proofErr w:type="spellEnd"/>
          </w:p>
        </w:tc>
        <w:tc>
          <w:tcPr>
            <w:tcW w:w="667" w:type="pct"/>
            <w:shd w:val="clear" w:color="auto" w:fill="FABF8F" w:themeFill="accent6" w:themeFillTint="99"/>
          </w:tcPr>
          <w:p w:rsidR="00475C78" w:rsidRPr="005F6107" w:rsidRDefault="00475C78" w:rsidP="002F6167">
            <w:pPr>
              <w:pStyle w:val="Body"/>
              <w:spacing w:before="0"/>
              <w:rPr>
                <w:rFonts w:asciiTheme="minorHAnsi" w:hAnsiTheme="minorHAnsi"/>
              </w:rPr>
            </w:pPr>
            <w:r>
              <w:rPr>
                <w:rFonts w:asciiTheme="minorHAnsi" w:hAnsiTheme="minorHAnsi"/>
              </w:rPr>
              <w:t>8</w:t>
            </w:r>
          </w:p>
        </w:tc>
        <w:tc>
          <w:tcPr>
            <w:tcW w:w="3051" w:type="pct"/>
            <w:shd w:val="clear" w:color="auto" w:fill="FABF8F" w:themeFill="accent6" w:themeFillTint="99"/>
          </w:tcPr>
          <w:p w:rsidR="00475C78" w:rsidRPr="005F6107" w:rsidRDefault="00475C78" w:rsidP="00686301">
            <w:pPr>
              <w:autoSpaceDE w:val="0"/>
              <w:autoSpaceDN w:val="0"/>
              <w:adjustRightInd w:val="0"/>
              <w:spacing w:before="0"/>
              <w:rPr>
                <w:rFonts w:asciiTheme="minorHAnsi" w:hAnsiTheme="minorHAnsi"/>
              </w:rPr>
            </w:pPr>
            <w:r>
              <w:rPr>
                <w:rFonts w:asciiTheme="minorHAnsi" w:hAnsiTheme="minorHAnsi" w:cstheme="minorHAnsi"/>
                <w:color w:val="000000"/>
              </w:rPr>
              <w:t xml:space="preserve">TLV Type. This must be set to </w:t>
            </w:r>
            <w:r w:rsidR="00686301">
              <w:rPr>
                <w:rFonts w:asciiTheme="minorHAnsi" w:hAnsiTheme="minorHAnsi" w:cstheme="minorHAnsi"/>
                <w:color w:val="000000"/>
              </w:rPr>
              <w:t>6</w:t>
            </w:r>
            <w:r>
              <w:rPr>
                <w:rFonts w:asciiTheme="minorHAnsi" w:hAnsiTheme="minorHAnsi" w:cstheme="minorHAnsi"/>
                <w:color w:val="000000"/>
              </w:rPr>
              <w:t>.</w:t>
            </w:r>
          </w:p>
        </w:tc>
      </w:tr>
      <w:tr w:rsidR="008238F8" w:rsidRPr="005F6107" w:rsidTr="002F6167">
        <w:tc>
          <w:tcPr>
            <w:tcW w:w="1282" w:type="pct"/>
            <w:shd w:val="clear" w:color="auto" w:fill="FABF8F" w:themeFill="accent6" w:themeFillTint="99"/>
          </w:tcPr>
          <w:p w:rsidR="008238F8" w:rsidRDefault="008238F8" w:rsidP="00053F8B">
            <w:pPr>
              <w:spacing w:before="0"/>
              <w:rPr>
                <w:rFonts w:asciiTheme="minorHAnsi" w:hAnsiTheme="minorHAnsi"/>
              </w:rPr>
            </w:pPr>
            <w:proofErr w:type="spellStart"/>
            <w:r>
              <w:rPr>
                <w:rFonts w:asciiTheme="minorHAnsi" w:hAnsiTheme="minorHAnsi"/>
              </w:rPr>
              <w:t>FrameNum</w:t>
            </w:r>
            <w:proofErr w:type="spellEnd"/>
          </w:p>
        </w:tc>
        <w:tc>
          <w:tcPr>
            <w:tcW w:w="667" w:type="pct"/>
            <w:shd w:val="clear" w:color="auto" w:fill="FABF8F" w:themeFill="accent6" w:themeFillTint="99"/>
          </w:tcPr>
          <w:p w:rsidR="008238F8" w:rsidRDefault="008238F8" w:rsidP="00053F8B">
            <w:pPr>
              <w:pStyle w:val="Body"/>
              <w:tabs>
                <w:tab w:val="left" w:pos="513"/>
              </w:tabs>
              <w:spacing w:before="0"/>
              <w:jc w:val="both"/>
              <w:rPr>
                <w:rFonts w:asciiTheme="minorHAnsi" w:hAnsiTheme="minorHAnsi"/>
              </w:rPr>
            </w:pPr>
            <w:r>
              <w:rPr>
                <w:rFonts w:asciiTheme="minorHAnsi" w:hAnsiTheme="minorHAnsi"/>
              </w:rPr>
              <w:t>11</w:t>
            </w:r>
          </w:p>
        </w:tc>
        <w:tc>
          <w:tcPr>
            <w:tcW w:w="3051" w:type="pct"/>
            <w:shd w:val="clear" w:color="auto" w:fill="FABF8F" w:themeFill="accent6" w:themeFillTint="99"/>
          </w:tcPr>
          <w:p w:rsidR="008238F8" w:rsidRDefault="008238F8" w:rsidP="00053F8B">
            <w:pPr>
              <w:autoSpaceDE w:val="0"/>
              <w:autoSpaceDN w:val="0"/>
              <w:adjustRightInd w:val="0"/>
              <w:spacing w:before="0"/>
              <w:rPr>
                <w:rFonts w:asciiTheme="minorHAnsi" w:hAnsiTheme="minorHAnsi" w:cstheme="minorHAnsi"/>
                <w:color w:val="000000"/>
              </w:rPr>
            </w:pPr>
            <w:r>
              <w:rPr>
                <w:rFonts w:asciiTheme="minorHAnsi" w:hAnsiTheme="minorHAnsi" w:cstheme="minorHAnsi"/>
                <w:color w:val="000000"/>
              </w:rPr>
              <w:t>0 = Simple Command</w:t>
            </w:r>
          </w:p>
          <w:p w:rsidR="008238F8" w:rsidRDefault="008238F8" w:rsidP="00053F8B">
            <w:pPr>
              <w:autoSpaceDE w:val="0"/>
              <w:autoSpaceDN w:val="0"/>
              <w:adjustRightInd w:val="0"/>
              <w:spacing w:before="0"/>
              <w:rPr>
                <w:rFonts w:asciiTheme="minorHAnsi" w:hAnsiTheme="minorHAnsi" w:cstheme="minorHAnsi"/>
                <w:color w:val="000000"/>
              </w:rPr>
            </w:pPr>
            <w:r>
              <w:rPr>
                <w:rFonts w:asciiTheme="minorHAnsi" w:hAnsiTheme="minorHAnsi" w:cstheme="minorHAnsi"/>
                <w:color w:val="000000"/>
              </w:rPr>
              <w:t>0-2047 = Compound Command</w:t>
            </w:r>
          </w:p>
        </w:tc>
      </w:tr>
      <w:tr w:rsidR="00E8259F" w:rsidRPr="005F6107" w:rsidTr="002F6167">
        <w:tc>
          <w:tcPr>
            <w:tcW w:w="1282" w:type="pct"/>
            <w:shd w:val="clear" w:color="auto" w:fill="FABF8F" w:themeFill="accent6" w:themeFillTint="99"/>
          </w:tcPr>
          <w:p w:rsidR="00E8259F" w:rsidRPr="005F6107" w:rsidRDefault="00E8259F" w:rsidP="00E12A30">
            <w:pPr>
              <w:spacing w:before="0"/>
              <w:rPr>
                <w:rFonts w:asciiTheme="minorHAnsi" w:hAnsiTheme="minorHAnsi"/>
              </w:rPr>
            </w:pPr>
            <w:proofErr w:type="spellStart"/>
            <w:r>
              <w:rPr>
                <w:color w:val="000000"/>
                <w:sz w:val="22"/>
                <w:szCs w:val="22"/>
              </w:rPr>
              <w:t>EncCmpDataMacSize</w:t>
            </w:r>
            <w:proofErr w:type="spellEnd"/>
          </w:p>
        </w:tc>
        <w:tc>
          <w:tcPr>
            <w:tcW w:w="667" w:type="pct"/>
            <w:shd w:val="clear" w:color="auto" w:fill="FABF8F" w:themeFill="accent6" w:themeFillTint="99"/>
          </w:tcPr>
          <w:p w:rsidR="00E8259F" w:rsidRPr="005F6107" w:rsidRDefault="00E8259F" w:rsidP="00E12A30">
            <w:pPr>
              <w:pStyle w:val="Body"/>
              <w:spacing w:before="0"/>
              <w:rPr>
                <w:rFonts w:asciiTheme="minorHAnsi" w:hAnsiTheme="minorHAnsi"/>
              </w:rPr>
            </w:pPr>
            <w:r>
              <w:rPr>
                <w:rFonts w:asciiTheme="minorHAnsi" w:hAnsiTheme="minorHAnsi"/>
              </w:rPr>
              <w:t>2</w:t>
            </w:r>
          </w:p>
        </w:tc>
        <w:tc>
          <w:tcPr>
            <w:tcW w:w="3051" w:type="pct"/>
            <w:shd w:val="clear" w:color="auto" w:fill="FABF8F" w:themeFill="accent6" w:themeFillTint="99"/>
          </w:tcPr>
          <w:p w:rsidR="00E8259F" w:rsidRDefault="00E8259F" w:rsidP="00E12A30">
            <w:pPr>
              <w:spacing w:before="0"/>
              <w:contextualSpacing/>
              <w:rPr>
                <w:color w:val="000000"/>
                <w:sz w:val="22"/>
                <w:szCs w:val="22"/>
              </w:rPr>
            </w:pPr>
            <w:r>
              <w:rPr>
                <w:color w:val="000000"/>
                <w:sz w:val="22"/>
                <w:szCs w:val="22"/>
              </w:rPr>
              <w:t>Encrypted Compressed Data MAC Size</w:t>
            </w:r>
          </w:p>
          <w:p w:rsidR="00E8259F" w:rsidRPr="00C0168D" w:rsidRDefault="00E8259F" w:rsidP="00E12A30">
            <w:pPr>
              <w:spacing w:before="0"/>
              <w:contextualSpacing/>
              <w:rPr>
                <w:color w:val="000000"/>
                <w:sz w:val="22"/>
                <w:szCs w:val="22"/>
              </w:rPr>
            </w:pPr>
            <w:r>
              <w:rPr>
                <w:color w:val="000000"/>
                <w:sz w:val="22"/>
                <w:szCs w:val="22"/>
              </w:rPr>
              <w:t>0x</w:t>
            </w:r>
            <w:r w:rsidRPr="00C0168D">
              <w:rPr>
                <w:color w:val="000000"/>
                <w:sz w:val="22"/>
                <w:szCs w:val="22"/>
              </w:rPr>
              <w:t>0: 64 bits valid (upper 64 bits of the field)</w:t>
            </w:r>
          </w:p>
          <w:p w:rsidR="00E8259F" w:rsidRDefault="00E8259F" w:rsidP="00E12A30">
            <w:pPr>
              <w:spacing w:before="0"/>
              <w:contextualSpacing/>
              <w:rPr>
                <w:color w:val="000000"/>
                <w:sz w:val="22"/>
                <w:szCs w:val="22"/>
              </w:rPr>
            </w:pPr>
            <w:r>
              <w:rPr>
                <w:color w:val="000000"/>
                <w:sz w:val="22"/>
                <w:szCs w:val="22"/>
              </w:rPr>
              <w:t>0x</w:t>
            </w:r>
            <w:r w:rsidRPr="00C0168D">
              <w:rPr>
                <w:color w:val="000000"/>
                <w:sz w:val="22"/>
                <w:szCs w:val="22"/>
              </w:rPr>
              <w:t>1: 128 bits valid (upper 128 bits of the field</w:t>
            </w:r>
            <w:r>
              <w:rPr>
                <w:color w:val="000000"/>
                <w:sz w:val="22"/>
                <w:szCs w:val="22"/>
              </w:rPr>
              <w:t>)</w:t>
            </w:r>
          </w:p>
          <w:p w:rsidR="00E8259F" w:rsidRDefault="00E8259F" w:rsidP="00E12A30">
            <w:pPr>
              <w:spacing w:before="0"/>
              <w:contextualSpacing/>
              <w:rPr>
                <w:color w:val="000000"/>
                <w:sz w:val="22"/>
                <w:szCs w:val="22"/>
              </w:rPr>
            </w:pPr>
            <w:r>
              <w:rPr>
                <w:color w:val="000000"/>
                <w:sz w:val="22"/>
                <w:szCs w:val="22"/>
              </w:rPr>
              <w:t>0x2: 256 bits valid (full size of the field)</w:t>
            </w:r>
          </w:p>
          <w:p w:rsidR="00E8259F" w:rsidRPr="005F6107" w:rsidRDefault="00E8259F" w:rsidP="00E12A30">
            <w:pPr>
              <w:pStyle w:val="Body"/>
              <w:keepNext/>
              <w:spacing w:before="0"/>
              <w:rPr>
                <w:rFonts w:asciiTheme="minorHAnsi" w:hAnsiTheme="minorHAnsi"/>
              </w:rPr>
            </w:pPr>
            <w:r>
              <w:rPr>
                <w:color w:val="000000"/>
                <w:sz w:val="22"/>
                <w:szCs w:val="22"/>
              </w:rPr>
              <w:lastRenderedPageBreak/>
              <w:t>0x3: Reserved</w:t>
            </w:r>
          </w:p>
        </w:tc>
      </w:tr>
      <w:tr w:rsidR="00E8259F" w:rsidRPr="005F6107" w:rsidTr="002F6167">
        <w:tc>
          <w:tcPr>
            <w:tcW w:w="1282" w:type="pct"/>
            <w:shd w:val="clear" w:color="auto" w:fill="FABF8F" w:themeFill="accent6" w:themeFillTint="99"/>
          </w:tcPr>
          <w:p w:rsidR="00E8259F" w:rsidRDefault="00E8259F" w:rsidP="00E12A30">
            <w:pPr>
              <w:spacing w:before="0"/>
              <w:rPr>
                <w:color w:val="000000"/>
                <w:sz w:val="22"/>
                <w:szCs w:val="22"/>
              </w:rPr>
            </w:pPr>
            <w:proofErr w:type="spellStart"/>
            <w:r>
              <w:rPr>
                <w:color w:val="000000"/>
                <w:sz w:val="22"/>
                <w:szCs w:val="22"/>
              </w:rPr>
              <w:lastRenderedPageBreak/>
              <w:t>RawDataMacSize</w:t>
            </w:r>
            <w:proofErr w:type="spellEnd"/>
          </w:p>
        </w:tc>
        <w:tc>
          <w:tcPr>
            <w:tcW w:w="667" w:type="pct"/>
            <w:shd w:val="clear" w:color="auto" w:fill="FABF8F" w:themeFill="accent6" w:themeFillTint="99"/>
          </w:tcPr>
          <w:p w:rsidR="00E8259F" w:rsidRDefault="00E8259F" w:rsidP="00E12A30">
            <w:pPr>
              <w:pStyle w:val="Body"/>
              <w:spacing w:before="0"/>
              <w:rPr>
                <w:rFonts w:asciiTheme="minorHAnsi" w:hAnsiTheme="minorHAnsi"/>
              </w:rPr>
            </w:pPr>
            <w:r>
              <w:rPr>
                <w:rFonts w:asciiTheme="minorHAnsi" w:hAnsiTheme="minorHAnsi"/>
              </w:rPr>
              <w:t>2</w:t>
            </w:r>
          </w:p>
        </w:tc>
        <w:tc>
          <w:tcPr>
            <w:tcW w:w="3051" w:type="pct"/>
            <w:shd w:val="clear" w:color="auto" w:fill="FABF8F" w:themeFill="accent6" w:themeFillTint="99"/>
          </w:tcPr>
          <w:p w:rsidR="00E8259F" w:rsidRDefault="00E8259F" w:rsidP="00E12A30">
            <w:pPr>
              <w:spacing w:before="0"/>
              <w:contextualSpacing/>
              <w:rPr>
                <w:color w:val="000000"/>
                <w:sz w:val="22"/>
                <w:szCs w:val="22"/>
              </w:rPr>
            </w:pPr>
            <w:r>
              <w:rPr>
                <w:color w:val="000000"/>
                <w:sz w:val="22"/>
                <w:szCs w:val="22"/>
              </w:rPr>
              <w:t>Raw Data MAC Size</w:t>
            </w:r>
          </w:p>
          <w:p w:rsidR="00E8259F" w:rsidRPr="00C0168D" w:rsidRDefault="00E8259F" w:rsidP="00E12A30">
            <w:pPr>
              <w:spacing w:before="0"/>
              <w:contextualSpacing/>
              <w:rPr>
                <w:color w:val="000000"/>
                <w:sz w:val="22"/>
                <w:szCs w:val="22"/>
              </w:rPr>
            </w:pPr>
            <w:r>
              <w:rPr>
                <w:color w:val="000000"/>
                <w:sz w:val="22"/>
                <w:szCs w:val="22"/>
              </w:rPr>
              <w:t>0x</w:t>
            </w:r>
            <w:r w:rsidRPr="00C0168D">
              <w:rPr>
                <w:color w:val="000000"/>
                <w:sz w:val="22"/>
                <w:szCs w:val="22"/>
              </w:rPr>
              <w:t>0: 64 bits valid (upper 64 bits of the field)</w:t>
            </w:r>
          </w:p>
          <w:p w:rsidR="00E8259F" w:rsidRDefault="00E8259F" w:rsidP="00E12A30">
            <w:pPr>
              <w:spacing w:before="0"/>
              <w:contextualSpacing/>
              <w:rPr>
                <w:color w:val="000000"/>
                <w:sz w:val="22"/>
                <w:szCs w:val="22"/>
              </w:rPr>
            </w:pPr>
            <w:r>
              <w:rPr>
                <w:color w:val="000000"/>
                <w:sz w:val="22"/>
                <w:szCs w:val="22"/>
              </w:rPr>
              <w:t>0x</w:t>
            </w:r>
            <w:r w:rsidRPr="00C0168D">
              <w:rPr>
                <w:color w:val="000000"/>
                <w:sz w:val="22"/>
                <w:szCs w:val="22"/>
              </w:rPr>
              <w:t>1: 128 bits valid (upper 128 bits of the field</w:t>
            </w:r>
            <w:r>
              <w:rPr>
                <w:color w:val="000000"/>
                <w:sz w:val="22"/>
                <w:szCs w:val="22"/>
              </w:rPr>
              <w:t>)</w:t>
            </w:r>
          </w:p>
          <w:p w:rsidR="00E8259F" w:rsidRDefault="00E8259F" w:rsidP="00E12A30">
            <w:pPr>
              <w:spacing w:before="0"/>
              <w:contextualSpacing/>
              <w:rPr>
                <w:color w:val="000000"/>
                <w:sz w:val="22"/>
                <w:szCs w:val="22"/>
              </w:rPr>
            </w:pPr>
            <w:r>
              <w:rPr>
                <w:color w:val="000000"/>
                <w:sz w:val="22"/>
                <w:szCs w:val="22"/>
              </w:rPr>
              <w:t>0x2: 256 bits valid (full size of the field)</w:t>
            </w:r>
          </w:p>
          <w:p w:rsidR="00E8259F" w:rsidRDefault="00E8259F" w:rsidP="00E12A30">
            <w:pPr>
              <w:spacing w:before="0"/>
              <w:contextualSpacing/>
              <w:rPr>
                <w:color w:val="000000"/>
                <w:sz w:val="22"/>
                <w:szCs w:val="22"/>
              </w:rPr>
            </w:pPr>
            <w:r>
              <w:rPr>
                <w:color w:val="000000"/>
                <w:sz w:val="22"/>
                <w:szCs w:val="22"/>
              </w:rPr>
              <w:t>0x3: Reserved (This implicitly tells Integrity Engine to generate)</w:t>
            </w:r>
          </w:p>
        </w:tc>
      </w:tr>
    </w:tbl>
    <w:p w:rsidR="00475C78" w:rsidRDefault="0042232A" w:rsidP="00312DD4">
      <w:pPr>
        <w:pStyle w:val="Caption"/>
      </w:pPr>
      <w:bookmarkStart w:id="73" w:name="_Toc536792127"/>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20</w:t>
      </w:r>
      <w:r w:rsidR="00AC3548">
        <w:rPr>
          <w:noProof/>
        </w:rPr>
        <w:fldChar w:fldCharType="end"/>
      </w:r>
      <w:r>
        <w:t xml:space="preserve"> - </w:t>
      </w:r>
      <w:r w:rsidR="00475C78">
        <w:t>Footer TLV Word 0</w:t>
      </w:r>
      <w:bookmarkEnd w:id="73"/>
    </w:p>
    <w:p w:rsidR="00475C78" w:rsidRDefault="00475C78" w:rsidP="00475C78">
      <w:pPr>
        <w:pStyle w:val="Heading3"/>
        <w:spacing w:line="480" w:lineRule="auto"/>
      </w:pPr>
      <w:bookmarkStart w:id="74" w:name="_Toc536792070"/>
      <w:r>
        <w:t>Word 1-4</w:t>
      </w:r>
      <w:bookmarkEnd w:id="74"/>
    </w:p>
    <w:tbl>
      <w:tblPr>
        <w:tblStyle w:val="TableGrid"/>
        <w:tblW w:w="5000" w:type="pct"/>
        <w:tblLook w:val="04A0" w:firstRow="1" w:lastRow="0" w:firstColumn="1" w:lastColumn="0" w:noHBand="0" w:noVBand="1"/>
      </w:tblPr>
      <w:tblGrid>
        <w:gridCol w:w="1952"/>
        <w:gridCol w:w="1159"/>
        <w:gridCol w:w="6779"/>
      </w:tblGrid>
      <w:tr w:rsidR="00475C78" w:rsidRPr="005F6107" w:rsidTr="002F6167">
        <w:tc>
          <w:tcPr>
            <w:tcW w:w="987" w:type="pct"/>
            <w:shd w:val="clear" w:color="auto" w:fill="D9D9D9" w:themeFill="background1" w:themeFillShade="D9"/>
          </w:tcPr>
          <w:p w:rsidR="00475C78" w:rsidRPr="005F6107" w:rsidRDefault="00475C78" w:rsidP="002F6167">
            <w:pPr>
              <w:spacing w:before="0"/>
              <w:rPr>
                <w:rFonts w:asciiTheme="minorHAnsi" w:hAnsiTheme="minorHAnsi"/>
              </w:rPr>
            </w:pPr>
            <w:r w:rsidRPr="005F6107">
              <w:rPr>
                <w:rFonts w:asciiTheme="minorHAnsi" w:hAnsiTheme="minorHAnsi"/>
              </w:rPr>
              <w:t xml:space="preserve">Field </w:t>
            </w:r>
          </w:p>
        </w:tc>
        <w:tc>
          <w:tcPr>
            <w:tcW w:w="586"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Width</w:t>
            </w:r>
          </w:p>
        </w:tc>
        <w:tc>
          <w:tcPr>
            <w:tcW w:w="3427"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Description</w:t>
            </w:r>
          </w:p>
        </w:tc>
      </w:tr>
      <w:tr w:rsidR="00475C78" w:rsidRPr="005F6107" w:rsidTr="002F6167">
        <w:tc>
          <w:tcPr>
            <w:tcW w:w="987" w:type="pct"/>
          </w:tcPr>
          <w:p w:rsidR="00475C78" w:rsidRPr="005F6107" w:rsidRDefault="00475C78" w:rsidP="002F6167">
            <w:pPr>
              <w:spacing w:before="0"/>
              <w:rPr>
                <w:rFonts w:asciiTheme="minorHAnsi" w:hAnsiTheme="minorHAnsi"/>
              </w:rPr>
            </w:pPr>
            <w:r>
              <w:rPr>
                <w:rFonts w:asciiTheme="minorHAnsi" w:hAnsiTheme="minorHAnsi"/>
              </w:rPr>
              <w:t>GUID0-3</w:t>
            </w:r>
          </w:p>
        </w:tc>
        <w:tc>
          <w:tcPr>
            <w:tcW w:w="586" w:type="pct"/>
          </w:tcPr>
          <w:p w:rsidR="00475C78" w:rsidRPr="005F6107" w:rsidRDefault="00475C78" w:rsidP="002F6167">
            <w:pPr>
              <w:pStyle w:val="Body"/>
              <w:spacing w:before="0"/>
              <w:rPr>
                <w:rFonts w:asciiTheme="minorHAnsi" w:hAnsiTheme="minorHAnsi"/>
              </w:rPr>
            </w:pPr>
            <w:r>
              <w:rPr>
                <w:rFonts w:asciiTheme="minorHAnsi" w:hAnsiTheme="minorHAnsi"/>
              </w:rPr>
              <w:t>64</w:t>
            </w:r>
          </w:p>
        </w:tc>
        <w:tc>
          <w:tcPr>
            <w:tcW w:w="3427" w:type="pct"/>
          </w:tcPr>
          <w:p w:rsidR="00475C78" w:rsidRPr="005F6107" w:rsidRDefault="00475C78" w:rsidP="002F6167">
            <w:pPr>
              <w:pStyle w:val="Body"/>
              <w:keepNext/>
              <w:spacing w:before="0"/>
              <w:rPr>
                <w:rFonts w:asciiTheme="minorHAnsi" w:hAnsiTheme="minorHAnsi"/>
              </w:rPr>
            </w:pPr>
            <w:r>
              <w:rPr>
                <w:rFonts w:asciiTheme="minorHAnsi" w:hAnsiTheme="minorHAnsi"/>
              </w:rPr>
              <w:t>This is the placeholder for GUID. It is copied from Key TLV.</w:t>
            </w:r>
          </w:p>
        </w:tc>
      </w:tr>
    </w:tbl>
    <w:p w:rsidR="00475C78" w:rsidRDefault="00475C78" w:rsidP="00312DD4">
      <w:pPr>
        <w:pStyle w:val="Caption"/>
      </w:pPr>
      <w:bookmarkStart w:id="75" w:name="_Toc536792128"/>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21</w:t>
      </w:r>
      <w:r w:rsidR="00AC3548">
        <w:rPr>
          <w:noProof/>
        </w:rPr>
        <w:fldChar w:fldCharType="end"/>
      </w:r>
      <w:r w:rsidR="0042232A">
        <w:t xml:space="preserve"> - </w:t>
      </w:r>
      <w:r>
        <w:t>Footer Word 1 to 4</w:t>
      </w:r>
      <w:bookmarkEnd w:id="75"/>
    </w:p>
    <w:p w:rsidR="00475C78" w:rsidRDefault="00475C78" w:rsidP="00475C78">
      <w:pPr>
        <w:pStyle w:val="Heading3"/>
        <w:spacing w:line="480" w:lineRule="auto"/>
      </w:pPr>
      <w:bookmarkStart w:id="76" w:name="_Toc536792071"/>
      <w:r>
        <w:t>Word 5-6</w:t>
      </w:r>
      <w:bookmarkEnd w:id="76"/>
    </w:p>
    <w:tbl>
      <w:tblPr>
        <w:tblStyle w:val="TableGrid"/>
        <w:tblW w:w="5000" w:type="pct"/>
        <w:tblLook w:val="04A0" w:firstRow="1" w:lastRow="0" w:firstColumn="1" w:lastColumn="0" w:noHBand="0" w:noVBand="1"/>
      </w:tblPr>
      <w:tblGrid>
        <w:gridCol w:w="1952"/>
        <w:gridCol w:w="1159"/>
        <w:gridCol w:w="6779"/>
      </w:tblGrid>
      <w:tr w:rsidR="00475C78" w:rsidRPr="005F6107" w:rsidTr="002F6167">
        <w:tc>
          <w:tcPr>
            <w:tcW w:w="987" w:type="pct"/>
            <w:shd w:val="clear" w:color="auto" w:fill="D9D9D9" w:themeFill="background1" w:themeFillShade="D9"/>
          </w:tcPr>
          <w:p w:rsidR="00475C78" w:rsidRPr="005F6107" w:rsidRDefault="00475C78" w:rsidP="002F6167">
            <w:pPr>
              <w:spacing w:before="0"/>
              <w:rPr>
                <w:rFonts w:asciiTheme="minorHAnsi" w:hAnsiTheme="minorHAnsi"/>
              </w:rPr>
            </w:pPr>
            <w:r w:rsidRPr="005F6107">
              <w:rPr>
                <w:rFonts w:asciiTheme="minorHAnsi" w:hAnsiTheme="minorHAnsi"/>
              </w:rPr>
              <w:t xml:space="preserve">Field </w:t>
            </w:r>
          </w:p>
        </w:tc>
        <w:tc>
          <w:tcPr>
            <w:tcW w:w="586"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Width</w:t>
            </w:r>
          </w:p>
        </w:tc>
        <w:tc>
          <w:tcPr>
            <w:tcW w:w="3427"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Description</w:t>
            </w:r>
          </w:p>
        </w:tc>
      </w:tr>
      <w:tr w:rsidR="00475C78" w:rsidRPr="005F6107" w:rsidTr="002F6167">
        <w:tc>
          <w:tcPr>
            <w:tcW w:w="987" w:type="pct"/>
          </w:tcPr>
          <w:p w:rsidR="00475C78" w:rsidRPr="005F6107" w:rsidRDefault="00475C78" w:rsidP="002F6167">
            <w:pPr>
              <w:spacing w:before="0"/>
              <w:rPr>
                <w:rFonts w:asciiTheme="minorHAnsi" w:hAnsiTheme="minorHAnsi"/>
              </w:rPr>
            </w:pPr>
            <w:r>
              <w:rPr>
                <w:rFonts w:asciiTheme="minorHAnsi" w:hAnsiTheme="minorHAnsi"/>
              </w:rPr>
              <w:t>CiphIv0-1</w:t>
            </w:r>
          </w:p>
        </w:tc>
        <w:tc>
          <w:tcPr>
            <w:tcW w:w="586" w:type="pct"/>
          </w:tcPr>
          <w:p w:rsidR="00475C78" w:rsidRPr="005F6107" w:rsidRDefault="00475C78" w:rsidP="002F6167">
            <w:pPr>
              <w:pStyle w:val="Body"/>
              <w:spacing w:before="0"/>
              <w:rPr>
                <w:rFonts w:asciiTheme="minorHAnsi" w:hAnsiTheme="minorHAnsi"/>
              </w:rPr>
            </w:pPr>
            <w:r>
              <w:rPr>
                <w:rFonts w:asciiTheme="minorHAnsi" w:hAnsiTheme="minorHAnsi"/>
              </w:rPr>
              <w:t>64</w:t>
            </w:r>
          </w:p>
        </w:tc>
        <w:tc>
          <w:tcPr>
            <w:tcW w:w="3427" w:type="pct"/>
          </w:tcPr>
          <w:p w:rsidR="00475C78" w:rsidRDefault="00475C78" w:rsidP="002F6167">
            <w:pPr>
              <w:pStyle w:val="Body"/>
              <w:keepNext/>
              <w:spacing w:before="0"/>
              <w:rPr>
                <w:rFonts w:asciiTheme="minorHAnsi" w:hAnsiTheme="minorHAnsi"/>
              </w:rPr>
            </w:pPr>
            <w:r>
              <w:rPr>
                <w:rFonts w:asciiTheme="minorHAnsi" w:hAnsiTheme="minorHAnsi"/>
              </w:rPr>
              <w:t>This is the placeholder for Generated IV.</w:t>
            </w:r>
            <w:r w:rsidR="006A1F52">
              <w:rPr>
                <w:rFonts w:asciiTheme="minorHAnsi" w:hAnsiTheme="minorHAnsi"/>
              </w:rPr>
              <w:t xml:space="preserve"> It is also used to compare against the IV used in Cipher Operation in Decrypt Mode.</w:t>
            </w:r>
          </w:p>
          <w:p w:rsidR="00757CEA" w:rsidRDefault="00757CEA" w:rsidP="002F6167">
            <w:pPr>
              <w:pStyle w:val="Body"/>
              <w:keepNext/>
              <w:spacing w:before="0"/>
              <w:rPr>
                <w:rFonts w:asciiTheme="minorHAnsi" w:hAnsiTheme="minorHAnsi"/>
              </w:rPr>
            </w:pPr>
          </w:p>
          <w:p w:rsidR="00757CEA" w:rsidRDefault="00796C1D" w:rsidP="00757CEA">
            <w:pPr>
              <w:pStyle w:val="Body"/>
              <w:keepNext/>
              <w:spacing w:before="0"/>
              <w:rPr>
                <w:rFonts w:asciiTheme="minorHAnsi" w:hAnsiTheme="minorHAnsi"/>
              </w:rPr>
            </w:pPr>
            <w:r>
              <w:rPr>
                <w:rFonts w:asciiTheme="minorHAnsi" w:hAnsiTheme="minorHAnsi"/>
              </w:rPr>
              <w:t>CiphIV0 will hold bits [63:0</w:t>
            </w:r>
            <w:r w:rsidR="00757CEA">
              <w:rPr>
                <w:rFonts w:asciiTheme="minorHAnsi" w:hAnsiTheme="minorHAnsi"/>
              </w:rPr>
              <w:t>] of a 128-bit Cipher IV.</w:t>
            </w:r>
          </w:p>
          <w:p w:rsidR="00796C1D" w:rsidRDefault="00796C1D" w:rsidP="00796C1D">
            <w:pPr>
              <w:pStyle w:val="Body"/>
              <w:keepNext/>
              <w:spacing w:before="0"/>
              <w:rPr>
                <w:rFonts w:asciiTheme="minorHAnsi" w:hAnsiTheme="minorHAnsi"/>
              </w:rPr>
            </w:pPr>
            <w:r>
              <w:rPr>
                <w:rFonts w:asciiTheme="minorHAnsi" w:hAnsiTheme="minorHAnsi"/>
              </w:rPr>
              <w:t>CiphIV1 will hold bits [127:84] of a 128-bit Cipher IV.</w:t>
            </w:r>
          </w:p>
          <w:p w:rsidR="00796C1D" w:rsidRDefault="00796C1D" w:rsidP="00757CEA">
            <w:pPr>
              <w:pStyle w:val="Body"/>
              <w:keepNext/>
              <w:spacing w:before="0"/>
              <w:rPr>
                <w:rFonts w:asciiTheme="minorHAnsi" w:hAnsiTheme="minorHAnsi"/>
              </w:rPr>
            </w:pPr>
          </w:p>
          <w:p w:rsidR="00757CEA" w:rsidRDefault="00796C1D" w:rsidP="00757CEA">
            <w:pPr>
              <w:pStyle w:val="Body"/>
              <w:keepNext/>
              <w:spacing w:before="0"/>
              <w:rPr>
                <w:rFonts w:asciiTheme="minorHAnsi" w:hAnsiTheme="minorHAnsi"/>
              </w:rPr>
            </w:pPr>
            <w:r>
              <w:rPr>
                <w:rFonts w:asciiTheme="minorHAnsi" w:hAnsiTheme="minorHAnsi"/>
              </w:rPr>
              <w:t>CiphIV0 will hold bits [63:0</w:t>
            </w:r>
            <w:r w:rsidR="00757CEA">
              <w:rPr>
                <w:rFonts w:asciiTheme="minorHAnsi" w:hAnsiTheme="minorHAnsi"/>
              </w:rPr>
              <w:t>] of a 96-bit Cipher IV.</w:t>
            </w:r>
          </w:p>
          <w:p w:rsidR="00796C1D" w:rsidRPr="005F6107" w:rsidRDefault="00796C1D" w:rsidP="00757CEA">
            <w:pPr>
              <w:pStyle w:val="Body"/>
              <w:keepNext/>
              <w:spacing w:before="0"/>
              <w:rPr>
                <w:rFonts w:asciiTheme="minorHAnsi" w:hAnsiTheme="minorHAnsi"/>
              </w:rPr>
            </w:pPr>
            <w:r>
              <w:rPr>
                <w:rFonts w:asciiTheme="minorHAnsi" w:hAnsiTheme="minorHAnsi"/>
              </w:rPr>
              <w:t>CiphIV1 will hold bits [95:64] of a 96-bit Cipher IV in bits [31:0] and bits [63:32] are unused</w:t>
            </w:r>
          </w:p>
        </w:tc>
      </w:tr>
    </w:tbl>
    <w:p w:rsidR="00475C78" w:rsidRDefault="00475C78" w:rsidP="00312DD4">
      <w:pPr>
        <w:pStyle w:val="Caption"/>
      </w:pPr>
      <w:bookmarkStart w:id="77" w:name="_Toc536792129"/>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22</w:t>
      </w:r>
      <w:r w:rsidR="00AC3548">
        <w:rPr>
          <w:noProof/>
        </w:rPr>
        <w:fldChar w:fldCharType="end"/>
      </w:r>
      <w:r>
        <w:t xml:space="preserve"> </w:t>
      </w:r>
      <w:r w:rsidR="0042232A">
        <w:t xml:space="preserve">- </w:t>
      </w:r>
      <w:r>
        <w:t>Footer Word 5 to 6</w:t>
      </w:r>
      <w:bookmarkEnd w:id="77"/>
    </w:p>
    <w:p w:rsidR="00475C78" w:rsidRDefault="00475C78" w:rsidP="00475C78">
      <w:pPr>
        <w:pStyle w:val="Heading3"/>
        <w:spacing w:line="480" w:lineRule="auto"/>
      </w:pPr>
      <w:bookmarkStart w:id="78" w:name="_Toc536792072"/>
      <w:r>
        <w:t xml:space="preserve">Word </w:t>
      </w:r>
      <w:r w:rsidR="00E8259F">
        <w:t>7</w:t>
      </w:r>
      <w:r>
        <w:t>-1</w:t>
      </w:r>
      <w:r w:rsidR="00E8259F">
        <w:t>0</w:t>
      </w:r>
      <w:bookmarkEnd w:id="78"/>
    </w:p>
    <w:tbl>
      <w:tblPr>
        <w:tblStyle w:val="TableGrid"/>
        <w:tblW w:w="5000" w:type="pct"/>
        <w:tblLook w:val="04A0" w:firstRow="1" w:lastRow="0" w:firstColumn="1" w:lastColumn="0" w:noHBand="0" w:noVBand="1"/>
      </w:tblPr>
      <w:tblGrid>
        <w:gridCol w:w="2217"/>
        <w:gridCol w:w="894"/>
        <w:gridCol w:w="6779"/>
      </w:tblGrid>
      <w:tr w:rsidR="00475C78" w:rsidRPr="005F6107" w:rsidTr="00757CEA">
        <w:tc>
          <w:tcPr>
            <w:tcW w:w="1121" w:type="pct"/>
            <w:shd w:val="clear" w:color="auto" w:fill="D9D9D9" w:themeFill="background1" w:themeFillShade="D9"/>
          </w:tcPr>
          <w:p w:rsidR="00475C78" w:rsidRPr="005F6107" w:rsidRDefault="00475C78" w:rsidP="002F6167">
            <w:pPr>
              <w:spacing w:before="0"/>
              <w:rPr>
                <w:rFonts w:asciiTheme="minorHAnsi" w:hAnsiTheme="minorHAnsi"/>
              </w:rPr>
            </w:pPr>
            <w:r w:rsidRPr="005F6107">
              <w:rPr>
                <w:rFonts w:asciiTheme="minorHAnsi" w:hAnsiTheme="minorHAnsi"/>
              </w:rPr>
              <w:t xml:space="preserve">Field </w:t>
            </w:r>
          </w:p>
        </w:tc>
        <w:tc>
          <w:tcPr>
            <w:tcW w:w="452"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Width</w:t>
            </w:r>
          </w:p>
        </w:tc>
        <w:tc>
          <w:tcPr>
            <w:tcW w:w="3427"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Description</w:t>
            </w:r>
          </w:p>
        </w:tc>
      </w:tr>
      <w:tr w:rsidR="00475C78" w:rsidRPr="005F6107" w:rsidTr="00757CEA">
        <w:tc>
          <w:tcPr>
            <w:tcW w:w="1121" w:type="pct"/>
          </w:tcPr>
          <w:p w:rsidR="00475C78" w:rsidRPr="005F6107" w:rsidRDefault="00475C78" w:rsidP="002F6167">
            <w:pPr>
              <w:spacing w:before="0"/>
              <w:rPr>
                <w:rFonts w:asciiTheme="minorHAnsi" w:hAnsiTheme="minorHAnsi"/>
              </w:rPr>
            </w:pPr>
            <w:r>
              <w:rPr>
                <w:rFonts w:asciiTheme="minorHAnsi" w:hAnsiTheme="minorHAnsi"/>
              </w:rPr>
              <w:t>RawDataMac0-3</w:t>
            </w:r>
          </w:p>
        </w:tc>
        <w:tc>
          <w:tcPr>
            <w:tcW w:w="452" w:type="pct"/>
          </w:tcPr>
          <w:p w:rsidR="00475C78" w:rsidRPr="005F6107" w:rsidRDefault="00475C78" w:rsidP="002F6167">
            <w:pPr>
              <w:pStyle w:val="Body"/>
              <w:spacing w:before="0"/>
              <w:rPr>
                <w:rFonts w:asciiTheme="minorHAnsi" w:hAnsiTheme="minorHAnsi"/>
              </w:rPr>
            </w:pPr>
            <w:r>
              <w:rPr>
                <w:rFonts w:asciiTheme="minorHAnsi" w:hAnsiTheme="minorHAnsi"/>
              </w:rPr>
              <w:t>64</w:t>
            </w:r>
          </w:p>
        </w:tc>
        <w:tc>
          <w:tcPr>
            <w:tcW w:w="3427" w:type="pct"/>
          </w:tcPr>
          <w:p w:rsidR="00757CEA" w:rsidRDefault="00475C78" w:rsidP="006A1F52">
            <w:pPr>
              <w:pStyle w:val="Body"/>
              <w:keepNext/>
              <w:spacing w:before="0"/>
              <w:rPr>
                <w:rFonts w:asciiTheme="minorHAnsi" w:hAnsiTheme="minorHAnsi"/>
              </w:rPr>
            </w:pPr>
            <w:r>
              <w:rPr>
                <w:rFonts w:asciiTheme="minorHAnsi" w:hAnsiTheme="minorHAnsi"/>
              </w:rPr>
              <w:t>This is the placeholder for computed ICV for Integrity Engine (</w:t>
            </w:r>
            <w:r w:rsidR="006A1F52">
              <w:rPr>
                <w:rFonts w:asciiTheme="minorHAnsi" w:hAnsiTheme="minorHAnsi"/>
              </w:rPr>
              <w:t>Integrity Mode</w:t>
            </w:r>
            <w:r>
              <w:rPr>
                <w:rFonts w:asciiTheme="minorHAnsi" w:hAnsiTheme="minorHAnsi"/>
              </w:rPr>
              <w:t>). It is also used to compare against computed ICV and flag a status bit on failed comparison.</w:t>
            </w:r>
            <w:ins w:id="79" w:author="Morris Sazer" w:date="2019-03-26T16:57:00Z">
              <w:r w:rsidR="004110E0">
                <w:rPr>
                  <w:rFonts w:asciiTheme="minorHAnsi" w:hAnsiTheme="minorHAnsi"/>
                </w:rPr>
                <w:t xml:space="preserve"> </w:t>
              </w:r>
              <w:r w:rsidR="004110E0">
                <w:rPr>
                  <w:rFonts w:cs="Calibri"/>
                </w:rPr>
                <w:t xml:space="preserve">Note, this check is not </w:t>
              </w:r>
              <w:r w:rsidR="004110E0">
                <w:rPr>
                  <w:rFonts w:cs="Calibri"/>
                </w:rPr>
                <w:lastRenderedPageBreak/>
                <w:t xml:space="preserve">performed in the CCEIP if </w:t>
              </w:r>
              <w:proofErr w:type="spellStart"/>
              <w:r w:rsidR="004110E0">
                <w:rPr>
                  <w:rFonts w:cs="Calibri"/>
                  <w:shd w:val="clear" w:color="auto" w:fill="FFFFFF"/>
                </w:rPr>
                <w:t>aux_cmd.frame_ctrl.</w:t>
              </w:r>
              <w:r w:rsidR="004110E0" w:rsidRPr="002100DD">
                <w:rPr>
                  <w:rFonts w:cs="Calibri"/>
                  <w:shd w:val="clear" w:color="auto" w:fill="FFFFFF"/>
                </w:rPr>
                <w:t>md_</w:t>
              </w:r>
              <w:proofErr w:type="gramStart"/>
              <w:r w:rsidR="004110E0" w:rsidRPr="002100DD">
                <w:rPr>
                  <w:rFonts w:cs="Calibri"/>
                  <w:shd w:val="clear" w:color="auto" w:fill="FFFFFF"/>
                </w:rPr>
                <w:t>type</w:t>
              </w:r>
              <w:proofErr w:type="spellEnd"/>
              <w:r w:rsidR="004110E0">
                <w:rPr>
                  <w:rStyle w:val="error"/>
                  <w:rFonts w:cs="Calibri"/>
                  <w:shd w:val="clear" w:color="auto" w:fill="FFFFFF"/>
                </w:rPr>
                <w:t>[</w:t>
              </w:r>
              <w:proofErr w:type="gramEnd"/>
              <w:r w:rsidR="004110E0">
                <w:rPr>
                  <w:rStyle w:val="error"/>
                  <w:rFonts w:cs="Calibri"/>
                  <w:shd w:val="clear" w:color="auto" w:fill="FFFFFF"/>
                </w:rPr>
                <w:t>0</w:t>
              </w:r>
              <w:r w:rsidR="004110E0" w:rsidRPr="002100DD">
                <w:rPr>
                  <w:rStyle w:val="error"/>
                  <w:rFonts w:cs="Calibri"/>
                  <w:shd w:val="clear" w:color="auto" w:fill="FFFFFF"/>
                </w:rPr>
                <w:t>]</w:t>
              </w:r>
              <w:r w:rsidR="004110E0">
                <w:rPr>
                  <w:rStyle w:val="error"/>
                  <w:rFonts w:cs="Calibri"/>
                  <w:shd w:val="clear" w:color="auto" w:fill="FFFFFF"/>
                </w:rPr>
                <w:t xml:space="preserve"> is set to 1 and the incoming FRMD is of type USER_VM.</w:t>
              </w:r>
            </w:ins>
          </w:p>
          <w:p w:rsidR="00757CEA" w:rsidRDefault="00757CEA" w:rsidP="006A1F52">
            <w:pPr>
              <w:pStyle w:val="Body"/>
              <w:keepNext/>
              <w:spacing w:before="0"/>
              <w:rPr>
                <w:del w:id="80" w:author="Morris Sazer" w:date="2019-03-26T16:57:00Z"/>
                <w:rFonts w:asciiTheme="minorHAnsi" w:hAnsiTheme="minorHAnsi"/>
              </w:rPr>
            </w:pPr>
          </w:p>
          <w:p w:rsidR="00757CEA" w:rsidRPr="005F6107" w:rsidRDefault="00757CEA" w:rsidP="006A1F52">
            <w:pPr>
              <w:pStyle w:val="Body"/>
              <w:keepNext/>
              <w:spacing w:before="0"/>
              <w:rPr>
                <w:rFonts w:asciiTheme="minorHAnsi" w:hAnsiTheme="minorHAnsi"/>
              </w:rPr>
            </w:pPr>
            <w:r>
              <w:rPr>
                <w:rFonts w:asciiTheme="minorHAnsi" w:hAnsiTheme="minorHAnsi"/>
              </w:rPr>
              <w:t>RawDataMac0 will hold bits [255:192] of SHA Tag.</w:t>
            </w:r>
          </w:p>
        </w:tc>
      </w:tr>
    </w:tbl>
    <w:p w:rsidR="00475C78" w:rsidRDefault="00475C78" w:rsidP="00312DD4">
      <w:pPr>
        <w:pStyle w:val="Caption"/>
      </w:pPr>
      <w:bookmarkStart w:id="81" w:name="_Toc536792130"/>
      <w:r>
        <w:lastRenderedPageBreak/>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23</w:t>
      </w:r>
      <w:r w:rsidR="00AC3548">
        <w:rPr>
          <w:noProof/>
        </w:rPr>
        <w:fldChar w:fldCharType="end"/>
      </w:r>
      <w:r>
        <w:t xml:space="preserve"> </w:t>
      </w:r>
      <w:r w:rsidR="0042232A">
        <w:t xml:space="preserve">- </w:t>
      </w:r>
      <w:r w:rsidR="00E8259F">
        <w:t>Footer Word 7</w:t>
      </w:r>
      <w:r>
        <w:t xml:space="preserve"> to 1</w:t>
      </w:r>
      <w:r w:rsidR="00E8259F">
        <w:t>0</w:t>
      </w:r>
      <w:bookmarkEnd w:id="81"/>
    </w:p>
    <w:p w:rsidR="00475C78" w:rsidRDefault="00E8259F" w:rsidP="00475C78">
      <w:pPr>
        <w:pStyle w:val="Heading3"/>
        <w:spacing w:line="480" w:lineRule="auto"/>
      </w:pPr>
      <w:bookmarkStart w:id="82" w:name="_Toc536792073"/>
      <w:r>
        <w:t>Word 13</w:t>
      </w:r>
      <w:r w:rsidR="00475C78">
        <w:t>-1</w:t>
      </w:r>
      <w:r>
        <w:t>6</w:t>
      </w:r>
      <w:bookmarkEnd w:id="82"/>
    </w:p>
    <w:tbl>
      <w:tblPr>
        <w:tblStyle w:val="TableGrid"/>
        <w:tblW w:w="5000" w:type="pct"/>
        <w:tblLook w:val="04A0" w:firstRow="1" w:lastRow="0" w:firstColumn="1" w:lastColumn="0" w:noHBand="0" w:noVBand="1"/>
      </w:tblPr>
      <w:tblGrid>
        <w:gridCol w:w="2218"/>
        <w:gridCol w:w="1139"/>
        <w:gridCol w:w="6533"/>
      </w:tblGrid>
      <w:tr w:rsidR="00475C78" w:rsidRPr="005F6107" w:rsidTr="00757CEA">
        <w:tc>
          <w:tcPr>
            <w:tcW w:w="1121" w:type="pct"/>
            <w:shd w:val="clear" w:color="auto" w:fill="D9D9D9" w:themeFill="background1" w:themeFillShade="D9"/>
          </w:tcPr>
          <w:p w:rsidR="00475C78" w:rsidRPr="005F6107" w:rsidRDefault="00475C78" w:rsidP="002F6167">
            <w:pPr>
              <w:spacing w:before="0"/>
              <w:rPr>
                <w:rFonts w:asciiTheme="minorHAnsi" w:hAnsiTheme="minorHAnsi"/>
              </w:rPr>
            </w:pPr>
            <w:r w:rsidRPr="005F6107">
              <w:rPr>
                <w:rFonts w:asciiTheme="minorHAnsi" w:hAnsiTheme="minorHAnsi"/>
              </w:rPr>
              <w:t xml:space="preserve">Field </w:t>
            </w:r>
          </w:p>
        </w:tc>
        <w:tc>
          <w:tcPr>
            <w:tcW w:w="576"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Width</w:t>
            </w:r>
          </w:p>
        </w:tc>
        <w:tc>
          <w:tcPr>
            <w:tcW w:w="3303"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Description</w:t>
            </w:r>
          </w:p>
        </w:tc>
      </w:tr>
      <w:tr w:rsidR="00475C78" w:rsidRPr="005F6107" w:rsidTr="00757CEA">
        <w:tc>
          <w:tcPr>
            <w:tcW w:w="1121" w:type="pct"/>
          </w:tcPr>
          <w:p w:rsidR="00757CEA" w:rsidRPr="005F6107" w:rsidRDefault="00475C78" w:rsidP="002F6167">
            <w:pPr>
              <w:spacing w:before="0"/>
              <w:rPr>
                <w:rFonts w:asciiTheme="minorHAnsi" w:hAnsiTheme="minorHAnsi"/>
              </w:rPr>
            </w:pPr>
            <w:r>
              <w:rPr>
                <w:rFonts w:asciiTheme="minorHAnsi" w:hAnsiTheme="minorHAnsi"/>
              </w:rPr>
              <w:t>EncCmpDataMac</w:t>
            </w:r>
            <w:r w:rsidR="00757CEA">
              <w:rPr>
                <w:rFonts w:asciiTheme="minorHAnsi" w:hAnsiTheme="minorHAnsi"/>
              </w:rPr>
              <w:t>0-3</w:t>
            </w:r>
          </w:p>
        </w:tc>
        <w:tc>
          <w:tcPr>
            <w:tcW w:w="576" w:type="pct"/>
          </w:tcPr>
          <w:p w:rsidR="00475C78" w:rsidRPr="005F6107" w:rsidRDefault="00475C78" w:rsidP="002F6167">
            <w:pPr>
              <w:pStyle w:val="Body"/>
              <w:spacing w:before="0"/>
              <w:rPr>
                <w:rFonts w:asciiTheme="minorHAnsi" w:hAnsiTheme="minorHAnsi"/>
              </w:rPr>
            </w:pPr>
            <w:r>
              <w:rPr>
                <w:rFonts w:asciiTheme="minorHAnsi" w:hAnsiTheme="minorHAnsi"/>
              </w:rPr>
              <w:t>64</w:t>
            </w:r>
          </w:p>
        </w:tc>
        <w:tc>
          <w:tcPr>
            <w:tcW w:w="3303" w:type="pct"/>
          </w:tcPr>
          <w:p w:rsidR="00475C78" w:rsidRDefault="00475C78" w:rsidP="002F6167">
            <w:pPr>
              <w:pStyle w:val="Body"/>
              <w:keepNext/>
              <w:spacing w:before="0"/>
              <w:rPr>
                <w:rFonts w:asciiTheme="minorHAnsi" w:hAnsiTheme="minorHAnsi"/>
              </w:rPr>
            </w:pPr>
            <w:r>
              <w:rPr>
                <w:rFonts w:asciiTheme="minorHAnsi" w:hAnsiTheme="minorHAnsi"/>
              </w:rPr>
              <w:t>This is the placeholder for computed ICV for Crypto Engine. It is also used to compare against computed ICV and flag a status bit on failed comparison.</w:t>
            </w:r>
          </w:p>
          <w:p w:rsidR="00757CEA" w:rsidRDefault="00757CEA" w:rsidP="002F6167">
            <w:pPr>
              <w:pStyle w:val="Body"/>
              <w:keepNext/>
              <w:spacing w:before="0"/>
              <w:rPr>
                <w:rFonts w:asciiTheme="minorHAnsi" w:hAnsiTheme="minorHAnsi"/>
              </w:rPr>
            </w:pPr>
          </w:p>
          <w:p w:rsidR="00757CEA" w:rsidRDefault="00757CEA" w:rsidP="002F6167">
            <w:pPr>
              <w:pStyle w:val="Body"/>
              <w:keepNext/>
              <w:spacing w:before="0"/>
              <w:rPr>
                <w:rFonts w:asciiTheme="minorHAnsi" w:hAnsiTheme="minorHAnsi"/>
              </w:rPr>
            </w:pPr>
            <w:r>
              <w:rPr>
                <w:rFonts w:asciiTheme="minorHAnsi" w:hAnsiTheme="minorHAnsi"/>
              </w:rPr>
              <w:t>EncCmpDataMac0 will hold bits [255:192] of SHA Tag.</w:t>
            </w:r>
          </w:p>
          <w:p w:rsidR="00757CEA" w:rsidRPr="005F6107" w:rsidRDefault="00757CEA" w:rsidP="00757CEA">
            <w:pPr>
              <w:pStyle w:val="Body"/>
              <w:keepNext/>
              <w:spacing w:before="0"/>
              <w:rPr>
                <w:rFonts w:asciiTheme="minorHAnsi" w:hAnsiTheme="minorHAnsi"/>
              </w:rPr>
            </w:pPr>
            <w:r>
              <w:rPr>
                <w:rFonts w:asciiTheme="minorHAnsi" w:hAnsiTheme="minorHAnsi"/>
              </w:rPr>
              <w:t>EncCmpDataMac0 will hold bits [127:64] of GCM/GMAC Tag.</w:t>
            </w:r>
          </w:p>
        </w:tc>
      </w:tr>
    </w:tbl>
    <w:p w:rsidR="00475C78" w:rsidRDefault="00475C78" w:rsidP="00312DD4">
      <w:pPr>
        <w:pStyle w:val="Caption"/>
      </w:pPr>
      <w:bookmarkStart w:id="83" w:name="_Toc536792131"/>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24</w:t>
      </w:r>
      <w:r w:rsidR="00AC3548">
        <w:rPr>
          <w:noProof/>
        </w:rPr>
        <w:fldChar w:fldCharType="end"/>
      </w:r>
      <w:r w:rsidR="0042232A">
        <w:t xml:space="preserve"> -</w:t>
      </w:r>
      <w:r w:rsidR="0019529D">
        <w:t xml:space="preserve"> Footer Word 13</w:t>
      </w:r>
      <w:r>
        <w:t xml:space="preserve"> to 1</w:t>
      </w:r>
      <w:r w:rsidR="0019529D">
        <w:t>6</w:t>
      </w:r>
      <w:bookmarkEnd w:id="83"/>
    </w:p>
    <w:p w:rsidR="00475C78" w:rsidRDefault="00475C78" w:rsidP="00475C78">
      <w:pPr>
        <w:pStyle w:val="Heading3"/>
        <w:spacing w:line="480" w:lineRule="auto"/>
      </w:pPr>
      <w:bookmarkStart w:id="84" w:name="_Ref487021666"/>
      <w:bookmarkStart w:id="85" w:name="_Ref536704747"/>
      <w:bookmarkStart w:id="86" w:name="_Ref536704759"/>
      <w:bookmarkStart w:id="87" w:name="_Ref536704775"/>
      <w:bookmarkStart w:id="88" w:name="_Toc536792074"/>
      <w:r>
        <w:t xml:space="preserve">Word </w:t>
      </w:r>
      <w:bookmarkEnd w:id="84"/>
      <w:r w:rsidR="00E8259F">
        <w:t>19</w:t>
      </w:r>
      <w:bookmarkEnd w:id="85"/>
      <w:bookmarkEnd w:id="86"/>
      <w:bookmarkEnd w:id="87"/>
      <w:bookmarkEnd w:id="88"/>
    </w:p>
    <w:tbl>
      <w:tblPr>
        <w:tblStyle w:val="TableGrid"/>
        <w:tblW w:w="5000" w:type="pct"/>
        <w:tblLook w:val="04A0" w:firstRow="1" w:lastRow="0" w:firstColumn="1" w:lastColumn="0" w:noHBand="0" w:noVBand="1"/>
      </w:tblPr>
      <w:tblGrid>
        <w:gridCol w:w="2217"/>
        <w:gridCol w:w="894"/>
        <w:gridCol w:w="6779"/>
      </w:tblGrid>
      <w:tr w:rsidR="00475C78" w:rsidRPr="005F6107" w:rsidTr="00757CEA">
        <w:tc>
          <w:tcPr>
            <w:tcW w:w="1121" w:type="pct"/>
            <w:shd w:val="clear" w:color="auto" w:fill="D9D9D9" w:themeFill="background1" w:themeFillShade="D9"/>
          </w:tcPr>
          <w:p w:rsidR="00475C78" w:rsidRPr="005F6107" w:rsidRDefault="00475C78" w:rsidP="002F6167">
            <w:pPr>
              <w:spacing w:before="0"/>
              <w:rPr>
                <w:rFonts w:asciiTheme="minorHAnsi" w:hAnsiTheme="minorHAnsi"/>
              </w:rPr>
            </w:pPr>
            <w:r w:rsidRPr="005F6107">
              <w:rPr>
                <w:rFonts w:asciiTheme="minorHAnsi" w:hAnsiTheme="minorHAnsi"/>
              </w:rPr>
              <w:t xml:space="preserve">Field </w:t>
            </w:r>
          </w:p>
        </w:tc>
        <w:tc>
          <w:tcPr>
            <w:tcW w:w="452"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Width</w:t>
            </w:r>
          </w:p>
        </w:tc>
        <w:tc>
          <w:tcPr>
            <w:tcW w:w="3427" w:type="pct"/>
            <w:shd w:val="clear" w:color="auto" w:fill="D9D9D9" w:themeFill="background1" w:themeFillShade="D9"/>
          </w:tcPr>
          <w:p w:rsidR="00475C78" w:rsidRPr="005F6107" w:rsidRDefault="00475C78" w:rsidP="002F6167">
            <w:pPr>
              <w:pStyle w:val="Body"/>
              <w:spacing w:before="0"/>
              <w:rPr>
                <w:rFonts w:asciiTheme="minorHAnsi" w:hAnsiTheme="minorHAnsi"/>
              </w:rPr>
            </w:pPr>
            <w:r w:rsidRPr="005F6107">
              <w:rPr>
                <w:rFonts w:asciiTheme="minorHAnsi" w:hAnsiTheme="minorHAnsi"/>
              </w:rPr>
              <w:t>Description</w:t>
            </w:r>
          </w:p>
        </w:tc>
      </w:tr>
      <w:tr w:rsidR="00475C78" w:rsidRPr="005F6107" w:rsidTr="00757CEA">
        <w:tc>
          <w:tcPr>
            <w:tcW w:w="1121" w:type="pct"/>
          </w:tcPr>
          <w:p w:rsidR="00475C78" w:rsidRPr="005F6107" w:rsidRDefault="00475C78" w:rsidP="002F6167">
            <w:pPr>
              <w:spacing w:before="0"/>
              <w:rPr>
                <w:rFonts w:asciiTheme="minorHAnsi" w:hAnsiTheme="minorHAnsi"/>
              </w:rPr>
            </w:pPr>
            <w:proofErr w:type="spellStart"/>
            <w:r>
              <w:rPr>
                <w:rFonts w:asciiTheme="minorHAnsi" w:hAnsiTheme="minorHAnsi"/>
              </w:rPr>
              <w:t>ErrCode</w:t>
            </w:r>
            <w:proofErr w:type="spellEnd"/>
          </w:p>
        </w:tc>
        <w:tc>
          <w:tcPr>
            <w:tcW w:w="452" w:type="pct"/>
          </w:tcPr>
          <w:p w:rsidR="00475C78" w:rsidRPr="005F6107" w:rsidRDefault="00475C78" w:rsidP="002F6167">
            <w:pPr>
              <w:pStyle w:val="Body"/>
              <w:spacing w:before="0"/>
              <w:rPr>
                <w:rFonts w:asciiTheme="minorHAnsi" w:hAnsiTheme="minorHAnsi"/>
              </w:rPr>
            </w:pPr>
            <w:r>
              <w:rPr>
                <w:rFonts w:asciiTheme="minorHAnsi" w:hAnsiTheme="minorHAnsi"/>
              </w:rPr>
              <w:t>16</w:t>
            </w:r>
          </w:p>
        </w:tc>
        <w:tc>
          <w:tcPr>
            <w:tcW w:w="3427" w:type="pct"/>
          </w:tcPr>
          <w:p w:rsidR="003C58C7" w:rsidRDefault="003C58C7" w:rsidP="003C58C7">
            <w:pPr>
              <w:pStyle w:val="Body"/>
              <w:keepNext/>
              <w:spacing w:before="0"/>
              <w:rPr>
                <w:rFonts w:asciiTheme="minorHAnsi" w:hAnsiTheme="minorHAnsi"/>
              </w:rPr>
            </w:pPr>
            <w:r>
              <w:rPr>
                <w:rFonts w:asciiTheme="minorHAnsi" w:hAnsiTheme="minorHAnsi"/>
              </w:rPr>
              <w:t>The error codes below are listed in order of priority.</w:t>
            </w:r>
          </w:p>
          <w:p w:rsidR="003C58C7" w:rsidRDefault="003C58C7" w:rsidP="003C58C7">
            <w:pPr>
              <w:pStyle w:val="Body"/>
              <w:keepNext/>
              <w:spacing w:before="0"/>
              <w:rPr>
                <w:rFonts w:asciiTheme="minorHAnsi" w:hAnsiTheme="minorHAnsi"/>
              </w:rPr>
            </w:pPr>
            <w:r>
              <w:rPr>
                <w:rFonts w:asciiTheme="minorHAnsi" w:hAnsiTheme="minorHAnsi"/>
              </w:rPr>
              <w:t>KME Errors have a higher priority than Crypto Errors.</w:t>
            </w:r>
          </w:p>
          <w:p w:rsidR="003C58C7" w:rsidRPr="001A4E5A" w:rsidRDefault="003C58C7" w:rsidP="003C58C7">
            <w:pPr>
              <w:pStyle w:val="Body"/>
              <w:keepNext/>
              <w:spacing w:before="0"/>
              <w:rPr>
                <w:rFonts w:asciiTheme="minorHAnsi" w:hAnsiTheme="minorHAnsi"/>
                <w:b/>
              </w:rPr>
            </w:pPr>
            <w:r w:rsidRPr="001A4E5A">
              <w:rPr>
                <w:rFonts w:asciiTheme="minorHAnsi" w:hAnsiTheme="minorHAnsi"/>
                <w:b/>
              </w:rPr>
              <w:t>Items in Red Italic will force Crypto to clear the outgoing Data TLV.</w:t>
            </w:r>
          </w:p>
          <w:p w:rsidR="003C58C7" w:rsidRPr="003C58C7" w:rsidRDefault="003C58C7" w:rsidP="003C58C7">
            <w:pPr>
              <w:pStyle w:val="Body"/>
              <w:keepNext/>
              <w:spacing w:before="0"/>
              <w:rPr>
                <w:rFonts w:asciiTheme="minorHAnsi" w:hAnsiTheme="minorHAnsi"/>
              </w:rPr>
            </w:pPr>
          </w:p>
          <w:p w:rsidR="003C58C7" w:rsidRPr="008E56BF" w:rsidRDefault="003C58C7" w:rsidP="003C58C7">
            <w:pPr>
              <w:pStyle w:val="Body"/>
              <w:keepNext/>
              <w:spacing w:before="0"/>
              <w:rPr>
                <w:rFonts w:asciiTheme="minorHAnsi" w:hAnsiTheme="minorHAnsi"/>
                <w:b/>
              </w:rPr>
            </w:pPr>
            <w:r w:rsidRPr="008E56BF">
              <w:rPr>
                <w:rFonts w:asciiTheme="minorHAnsi" w:hAnsiTheme="minorHAnsi"/>
                <w:b/>
              </w:rPr>
              <w:t>[KME]</w:t>
            </w:r>
          </w:p>
          <w:p w:rsidR="000909F4" w:rsidRPr="000909F4" w:rsidRDefault="000909F4" w:rsidP="000909F4">
            <w:pPr>
              <w:pStyle w:val="Body"/>
              <w:spacing w:before="0"/>
              <w:rPr>
                <w:rFonts w:asciiTheme="minorHAnsi" w:hAnsiTheme="minorHAnsi"/>
                <w:i/>
                <w:color w:val="FF0000"/>
              </w:rPr>
            </w:pPr>
            <w:r w:rsidRPr="000909F4">
              <w:rPr>
                <w:rFonts w:asciiTheme="minorHAnsi" w:hAnsiTheme="minorHAnsi"/>
                <w:i/>
                <w:color w:val="FF0000"/>
              </w:rPr>
              <w:t xml:space="preserve">130: KIM entry for </w:t>
            </w:r>
            <w:proofErr w:type="spellStart"/>
            <w:r w:rsidRPr="000909F4">
              <w:rPr>
                <w:rFonts w:asciiTheme="minorHAnsi" w:hAnsiTheme="minorHAnsi"/>
                <w:i/>
                <w:color w:val="FF0000"/>
              </w:rPr>
              <w:t>DakKeyRef</w:t>
            </w:r>
            <w:proofErr w:type="spellEnd"/>
            <w:r w:rsidRPr="000909F4">
              <w:rPr>
                <w:rFonts w:asciiTheme="minorHAnsi" w:hAnsiTheme="minorHAnsi"/>
                <w:i/>
                <w:color w:val="FF0000"/>
              </w:rPr>
              <w:t xml:space="preserve"> is invalid </w:t>
            </w:r>
          </w:p>
          <w:p w:rsidR="000909F4" w:rsidRDefault="000909F4" w:rsidP="000909F4">
            <w:pPr>
              <w:pStyle w:val="Body"/>
              <w:spacing w:before="0"/>
              <w:rPr>
                <w:rFonts w:asciiTheme="minorHAnsi" w:hAnsiTheme="minorHAnsi"/>
                <w:i/>
                <w:color w:val="FF0000"/>
              </w:rPr>
            </w:pPr>
            <w:r w:rsidRPr="000909F4">
              <w:rPr>
                <w:rFonts w:asciiTheme="minorHAnsi" w:hAnsiTheme="minorHAnsi"/>
                <w:i/>
                <w:color w:val="FF0000"/>
              </w:rPr>
              <w:t xml:space="preserve">131: VF/PF Validation failed for DAK </w:t>
            </w:r>
          </w:p>
          <w:p w:rsidR="000909F4" w:rsidRPr="000909F4" w:rsidRDefault="000909F4" w:rsidP="000909F4">
            <w:pPr>
              <w:pStyle w:val="Body"/>
              <w:spacing w:before="0"/>
              <w:rPr>
                <w:rFonts w:asciiTheme="minorHAnsi" w:hAnsiTheme="minorHAnsi"/>
                <w:i/>
                <w:color w:val="FF0000"/>
              </w:rPr>
            </w:pPr>
            <w:r w:rsidRPr="000909F4">
              <w:rPr>
                <w:rFonts w:asciiTheme="minorHAnsi" w:hAnsiTheme="minorHAnsi"/>
                <w:i/>
                <w:color w:val="FF0000"/>
              </w:rPr>
              <w:t xml:space="preserve">132: KIM entry for </w:t>
            </w:r>
            <w:proofErr w:type="spellStart"/>
            <w:r w:rsidRPr="000909F4">
              <w:rPr>
                <w:rFonts w:asciiTheme="minorHAnsi" w:hAnsiTheme="minorHAnsi"/>
                <w:i/>
                <w:color w:val="FF0000"/>
              </w:rPr>
              <w:t>DekKey</w:t>
            </w:r>
            <w:r>
              <w:rPr>
                <w:rFonts w:asciiTheme="minorHAnsi" w:hAnsiTheme="minorHAnsi"/>
                <w:i/>
                <w:color w:val="FF0000"/>
              </w:rPr>
              <w:t>Ref</w:t>
            </w:r>
            <w:proofErr w:type="spellEnd"/>
            <w:r>
              <w:rPr>
                <w:rFonts w:asciiTheme="minorHAnsi" w:hAnsiTheme="minorHAnsi"/>
                <w:i/>
                <w:color w:val="FF0000"/>
              </w:rPr>
              <w:t xml:space="preserve"> is invalid</w:t>
            </w:r>
          </w:p>
          <w:p w:rsidR="000909F4" w:rsidRPr="000909F4" w:rsidRDefault="000909F4" w:rsidP="000909F4">
            <w:pPr>
              <w:pStyle w:val="Body"/>
              <w:spacing w:before="0"/>
              <w:rPr>
                <w:rFonts w:asciiTheme="minorHAnsi" w:hAnsiTheme="minorHAnsi"/>
                <w:i/>
                <w:color w:val="FF0000"/>
              </w:rPr>
            </w:pPr>
            <w:r w:rsidRPr="000909F4">
              <w:rPr>
                <w:rFonts w:asciiTheme="minorHAnsi" w:hAnsiTheme="minorHAnsi"/>
                <w:i/>
                <w:color w:val="FF0000"/>
              </w:rPr>
              <w:t>133: VF/PF Validation failed</w:t>
            </w:r>
            <w:r>
              <w:rPr>
                <w:rFonts w:asciiTheme="minorHAnsi" w:hAnsiTheme="minorHAnsi"/>
                <w:i/>
                <w:color w:val="FF0000"/>
              </w:rPr>
              <w:t xml:space="preserve"> for DEK</w:t>
            </w:r>
          </w:p>
          <w:p w:rsidR="000909F4" w:rsidRPr="000909F4" w:rsidRDefault="000909F4" w:rsidP="000909F4">
            <w:pPr>
              <w:pStyle w:val="Body"/>
              <w:spacing w:before="0"/>
              <w:rPr>
                <w:rFonts w:asciiTheme="minorHAnsi" w:hAnsiTheme="minorHAnsi"/>
                <w:i/>
                <w:color w:val="FF0000"/>
              </w:rPr>
            </w:pPr>
            <w:r w:rsidRPr="000909F4">
              <w:rPr>
                <w:rFonts w:asciiTheme="minorHAnsi" w:hAnsiTheme="minorHAnsi"/>
                <w:i/>
                <w:color w:val="FF0000"/>
              </w:rPr>
              <w:t>134: KME DRBG Seed Expired o</w:t>
            </w:r>
            <w:r>
              <w:rPr>
                <w:rFonts w:asciiTheme="minorHAnsi" w:hAnsiTheme="minorHAnsi"/>
                <w:i/>
                <w:color w:val="FF0000"/>
              </w:rPr>
              <w:t xml:space="preserve">n Random GUID </w:t>
            </w:r>
          </w:p>
          <w:p w:rsidR="000909F4" w:rsidRPr="000909F4" w:rsidRDefault="000909F4" w:rsidP="000909F4">
            <w:pPr>
              <w:pStyle w:val="Body"/>
              <w:spacing w:before="0"/>
              <w:rPr>
                <w:rFonts w:asciiTheme="minorHAnsi" w:hAnsiTheme="minorHAnsi"/>
                <w:i/>
                <w:color w:val="FF0000"/>
              </w:rPr>
            </w:pPr>
            <w:r w:rsidRPr="000909F4">
              <w:rPr>
                <w:rFonts w:asciiTheme="minorHAnsi" w:hAnsiTheme="minorHAnsi"/>
                <w:i/>
                <w:color w:val="FF0000"/>
              </w:rPr>
              <w:t xml:space="preserve">135: Encrypted DEK </w:t>
            </w:r>
            <w:proofErr w:type="spellStart"/>
            <w:r w:rsidRPr="000909F4">
              <w:rPr>
                <w:rFonts w:asciiTheme="minorHAnsi" w:hAnsiTheme="minorHAnsi"/>
                <w:i/>
                <w:color w:val="FF0000"/>
              </w:rPr>
              <w:t>keyblob</w:t>
            </w:r>
            <w:proofErr w:type="spellEnd"/>
            <w:r w:rsidRPr="000909F4">
              <w:rPr>
                <w:rFonts w:asciiTheme="minorHAnsi" w:hAnsiTheme="minorHAnsi"/>
                <w:i/>
                <w:color w:val="FF0000"/>
              </w:rPr>
              <w:t xml:space="preserve"> decryption failed (ICV Tag </w:t>
            </w:r>
            <w:proofErr w:type="spellStart"/>
            <w:r w:rsidRPr="000909F4">
              <w:rPr>
                <w:rFonts w:asciiTheme="minorHAnsi" w:hAnsiTheme="minorHAnsi"/>
                <w:i/>
                <w:color w:val="FF0000"/>
              </w:rPr>
              <w:t>mi</w:t>
            </w:r>
            <w:r>
              <w:rPr>
                <w:rFonts w:asciiTheme="minorHAnsi" w:hAnsiTheme="minorHAnsi"/>
                <w:i/>
                <w:color w:val="FF0000"/>
              </w:rPr>
              <w:t>scompare</w:t>
            </w:r>
            <w:proofErr w:type="spellEnd"/>
            <w:r>
              <w:rPr>
                <w:rFonts w:asciiTheme="minorHAnsi" w:hAnsiTheme="minorHAnsi"/>
                <w:i/>
                <w:color w:val="FF0000"/>
              </w:rPr>
              <w:t xml:space="preserve">) </w:t>
            </w:r>
          </w:p>
          <w:p w:rsidR="000909F4" w:rsidRPr="000909F4" w:rsidRDefault="000909F4" w:rsidP="000909F4">
            <w:pPr>
              <w:pStyle w:val="Body"/>
              <w:spacing w:before="0"/>
              <w:rPr>
                <w:rFonts w:asciiTheme="minorHAnsi" w:hAnsiTheme="minorHAnsi"/>
                <w:i/>
                <w:color w:val="FF0000"/>
              </w:rPr>
            </w:pPr>
            <w:r w:rsidRPr="000909F4">
              <w:rPr>
                <w:rFonts w:asciiTheme="minorHAnsi" w:hAnsiTheme="minorHAnsi"/>
                <w:i/>
                <w:color w:val="FF0000"/>
              </w:rPr>
              <w:t xml:space="preserve">136: Encrypted DAK </w:t>
            </w:r>
            <w:proofErr w:type="spellStart"/>
            <w:r w:rsidRPr="000909F4">
              <w:rPr>
                <w:rFonts w:asciiTheme="minorHAnsi" w:hAnsiTheme="minorHAnsi"/>
                <w:i/>
                <w:color w:val="FF0000"/>
              </w:rPr>
              <w:t>keyblob</w:t>
            </w:r>
            <w:proofErr w:type="spellEnd"/>
            <w:r w:rsidRPr="000909F4">
              <w:rPr>
                <w:rFonts w:asciiTheme="minorHAnsi" w:hAnsiTheme="minorHAnsi"/>
                <w:i/>
                <w:color w:val="FF0000"/>
              </w:rPr>
              <w:t xml:space="preserve"> decryption failed (ICV Tag </w:t>
            </w:r>
            <w:proofErr w:type="spellStart"/>
            <w:r w:rsidRPr="000909F4">
              <w:rPr>
                <w:rFonts w:asciiTheme="minorHAnsi" w:hAnsiTheme="minorHAnsi"/>
                <w:i/>
                <w:color w:val="FF0000"/>
              </w:rPr>
              <w:t>mi</w:t>
            </w:r>
            <w:r>
              <w:rPr>
                <w:rFonts w:asciiTheme="minorHAnsi" w:hAnsiTheme="minorHAnsi"/>
                <w:i/>
                <w:color w:val="FF0000"/>
              </w:rPr>
              <w:t>scompare</w:t>
            </w:r>
            <w:proofErr w:type="spellEnd"/>
            <w:r>
              <w:rPr>
                <w:rFonts w:asciiTheme="minorHAnsi" w:hAnsiTheme="minorHAnsi"/>
                <w:i/>
                <w:color w:val="FF0000"/>
              </w:rPr>
              <w:t xml:space="preserve">) </w:t>
            </w:r>
          </w:p>
          <w:p w:rsidR="000909F4" w:rsidRPr="000909F4" w:rsidRDefault="000909F4" w:rsidP="000909F4">
            <w:pPr>
              <w:pStyle w:val="Body"/>
              <w:spacing w:before="0"/>
              <w:rPr>
                <w:rFonts w:asciiTheme="minorHAnsi" w:hAnsiTheme="minorHAnsi"/>
                <w:i/>
                <w:color w:val="FF0000"/>
              </w:rPr>
            </w:pPr>
            <w:r w:rsidRPr="000909F4">
              <w:rPr>
                <w:rFonts w:asciiTheme="minorHAnsi" w:hAnsiTheme="minorHAnsi"/>
                <w:i/>
                <w:color w:val="FF0000"/>
              </w:rPr>
              <w:t>137: Multibit ECC Uncorrect</w:t>
            </w:r>
            <w:r>
              <w:rPr>
                <w:rFonts w:asciiTheme="minorHAnsi" w:hAnsiTheme="minorHAnsi"/>
                <w:i/>
                <w:color w:val="FF0000"/>
              </w:rPr>
              <w:t xml:space="preserve">able Memory Error </w:t>
            </w:r>
          </w:p>
          <w:p w:rsidR="000909F4" w:rsidRPr="000909F4" w:rsidRDefault="000909F4" w:rsidP="000909F4">
            <w:pPr>
              <w:pStyle w:val="Body"/>
              <w:spacing w:before="0"/>
              <w:rPr>
                <w:rFonts w:asciiTheme="minorHAnsi" w:hAnsiTheme="minorHAnsi"/>
                <w:i/>
                <w:color w:val="FF0000"/>
              </w:rPr>
            </w:pPr>
            <w:r w:rsidRPr="000909F4">
              <w:rPr>
                <w:rFonts w:asciiTheme="minorHAnsi" w:hAnsiTheme="minorHAnsi"/>
                <w:i/>
                <w:color w:val="FF0000"/>
              </w:rPr>
              <w:t xml:space="preserve">138: Unsupported Key Type (Overloaded for multiple errors. See </w:t>
            </w:r>
            <w:r>
              <w:rPr>
                <w:rFonts w:asciiTheme="minorHAnsi" w:hAnsiTheme="minorHAnsi"/>
                <w:i/>
                <w:color w:val="FF0000"/>
              </w:rPr>
              <w:t>note below)</w:t>
            </w:r>
          </w:p>
          <w:p w:rsidR="000909F4" w:rsidRPr="000909F4" w:rsidRDefault="000909F4" w:rsidP="000909F4">
            <w:pPr>
              <w:pStyle w:val="Body"/>
              <w:spacing w:before="0"/>
              <w:rPr>
                <w:rFonts w:asciiTheme="minorHAnsi" w:hAnsiTheme="minorHAnsi"/>
                <w:i/>
                <w:color w:val="FF0000"/>
              </w:rPr>
            </w:pPr>
            <w:r w:rsidRPr="000909F4">
              <w:rPr>
                <w:rFonts w:asciiTheme="minorHAnsi" w:hAnsiTheme="minorHAnsi"/>
                <w:i/>
                <w:color w:val="FF0000"/>
              </w:rPr>
              <w:lastRenderedPageBreak/>
              <w:t xml:space="preserve">139: DEK marked as KEK can only be used to decrypt keys or KDF or </w:t>
            </w:r>
            <w:r>
              <w:rPr>
                <w:rFonts w:asciiTheme="minorHAnsi" w:hAnsiTheme="minorHAnsi"/>
                <w:i/>
                <w:color w:val="FF0000"/>
              </w:rPr>
              <w:t>both</w:t>
            </w:r>
          </w:p>
          <w:p w:rsidR="000909F4" w:rsidRPr="000909F4" w:rsidRDefault="000909F4" w:rsidP="000909F4">
            <w:pPr>
              <w:pStyle w:val="Body"/>
              <w:spacing w:before="0"/>
              <w:rPr>
                <w:rFonts w:asciiTheme="minorHAnsi" w:hAnsiTheme="minorHAnsi"/>
                <w:i/>
                <w:color w:val="FF0000"/>
              </w:rPr>
            </w:pPr>
            <w:r w:rsidRPr="000909F4">
              <w:rPr>
                <w:rFonts w:asciiTheme="minorHAnsi" w:hAnsiTheme="minorHAnsi"/>
                <w:i/>
                <w:color w:val="FF0000"/>
              </w:rPr>
              <w:t xml:space="preserve">140: DAK marked as KEK can only be used to decrypt keys or KDF or </w:t>
            </w:r>
            <w:r>
              <w:rPr>
                <w:rFonts w:asciiTheme="minorHAnsi" w:hAnsiTheme="minorHAnsi"/>
                <w:i/>
                <w:color w:val="FF0000"/>
              </w:rPr>
              <w:t>both</w:t>
            </w:r>
          </w:p>
          <w:p w:rsidR="000909F4" w:rsidRDefault="000909F4" w:rsidP="000909F4">
            <w:pPr>
              <w:pStyle w:val="Body"/>
              <w:spacing w:before="0"/>
              <w:rPr>
                <w:rFonts w:asciiTheme="minorHAnsi" w:hAnsiTheme="minorHAnsi"/>
                <w:i/>
                <w:color w:val="FF0000"/>
              </w:rPr>
            </w:pPr>
            <w:r w:rsidRPr="000909F4">
              <w:rPr>
                <w:rFonts w:asciiTheme="minorHAnsi" w:hAnsiTheme="minorHAnsi"/>
                <w:i/>
                <w:color w:val="FF0000"/>
              </w:rPr>
              <w:t xml:space="preserve">141: KME </w:t>
            </w:r>
            <w:r w:rsidR="00E876E2">
              <w:rPr>
                <w:rFonts w:asciiTheme="minorHAnsi" w:hAnsiTheme="minorHAnsi"/>
                <w:i/>
                <w:color w:val="FF0000"/>
              </w:rPr>
              <w:t>DRNG</w:t>
            </w:r>
            <w:r w:rsidRPr="000909F4">
              <w:rPr>
                <w:rFonts w:asciiTheme="minorHAnsi" w:hAnsiTheme="minorHAnsi"/>
                <w:i/>
                <w:color w:val="FF0000"/>
              </w:rPr>
              <w:t xml:space="preserve"> Health Check Error on Random GUID Generation</w:t>
            </w:r>
          </w:p>
          <w:p w:rsidR="003C58C7" w:rsidRDefault="003C58C7" w:rsidP="008E56BF">
            <w:pPr>
              <w:pStyle w:val="Body"/>
              <w:keepNext/>
              <w:spacing w:before="0"/>
              <w:rPr>
                <w:rFonts w:asciiTheme="minorHAnsi" w:hAnsiTheme="minorHAnsi"/>
                <w:b/>
              </w:rPr>
            </w:pPr>
          </w:p>
          <w:p w:rsidR="008E56BF" w:rsidRPr="008E56BF" w:rsidRDefault="008E56BF" w:rsidP="008E56BF">
            <w:pPr>
              <w:pStyle w:val="Body"/>
              <w:keepNext/>
              <w:spacing w:before="0"/>
              <w:rPr>
                <w:rFonts w:asciiTheme="minorHAnsi" w:hAnsiTheme="minorHAnsi"/>
                <w:b/>
              </w:rPr>
            </w:pPr>
            <w:r w:rsidRPr="008E56BF">
              <w:rPr>
                <w:rFonts w:asciiTheme="minorHAnsi" w:hAnsiTheme="minorHAnsi"/>
                <w:b/>
              </w:rPr>
              <w:t>[ENCRYPTOR]</w:t>
            </w:r>
          </w:p>
          <w:p w:rsidR="003C58C7" w:rsidRPr="00994590" w:rsidRDefault="003C58C7" w:rsidP="003C58C7">
            <w:pPr>
              <w:pStyle w:val="Body"/>
              <w:keepNext/>
              <w:spacing w:before="0"/>
              <w:rPr>
                <w:rFonts w:asciiTheme="minorHAnsi" w:hAnsiTheme="minorHAnsi"/>
                <w:i/>
                <w:color w:val="FF0000"/>
              </w:rPr>
            </w:pPr>
            <w:r w:rsidRPr="00994590">
              <w:rPr>
                <w:rFonts w:asciiTheme="minorHAnsi" w:hAnsiTheme="minorHAnsi"/>
                <w:i/>
                <w:color w:val="FF0000"/>
              </w:rPr>
              <w:t>104: Key TLV CRC-32 Mismatch.</w:t>
            </w:r>
          </w:p>
          <w:p w:rsidR="003C58C7" w:rsidRPr="00994590" w:rsidRDefault="003C58C7" w:rsidP="003C58C7">
            <w:pPr>
              <w:pStyle w:val="Body"/>
              <w:keepNext/>
              <w:spacing w:before="0"/>
              <w:rPr>
                <w:rFonts w:asciiTheme="minorHAnsi" w:hAnsiTheme="minorHAnsi"/>
                <w:i/>
                <w:color w:val="FF0000"/>
              </w:rPr>
            </w:pPr>
            <w:r w:rsidRPr="00994590">
              <w:rPr>
                <w:rFonts w:asciiTheme="minorHAnsi" w:hAnsiTheme="minorHAnsi"/>
                <w:i/>
                <w:color w:val="FF0000"/>
              </w:rPr>
              <w:t>103: Engine ID mismatch between CMD and Key TLV.</w:t>
            </w:r>
          </w:p>
          <w:p w:rsidR="003C58C7" w:rsidRPr="00994590" w:rsidRDefault="003C58C7" w:rsidP="003C58C7">
            <w:pPr>
              <w:pStyle w:val="Body"/>
              <w:keepNext/>
              <w:spacing w:before="0"/>
              <w:rPr>
                <w:rFonts w:asciiTheme="minorHAnsi" w:hAnsiTheme="minorHAnsi"/>
                <w:i/>
                <w:color w:val="FF0000"/>
              </w:rPr>
            </w:pPr>
            <w:r w:rsidRPr="00994590">
              <w:rPr>
                <w:rFonts w:asciiTheme="minorHAnsi" w:hAnsiTheme="minorHAnsi"/>
                <w:i/>
                <w:color w:val="FF0000"/>
              </w:rPr>
              <w:t>102: Sequence number mismatch between CMD and Key TLV.</w:t>
            </w:r>
          </w:p>
          <w:p w:rsidR="003C58C7" w:rsidRPr="0023017B" w:rsidRDefault="003C58C7" w:rsidP="003C58C7">
            <w:pPr>
              <w:pStyle w:val="Body"/>
              <w:keepNext/>
              <w:spacing w:before="0"/>
              <w:rPr>
                <w:rFonts w:asciiTheme="minorHAnsi" w:hAnsiTheme="minorHAnsi"/>
                <w:i/>
                <w:color w:val="FF0000"/>
              </w:rPr>
            </w:pPr>
            <w:r w:rsidRPr="0023017B">
              <w:rPr>
                <w:rFonts w:asciiTheme="minorHAnsi" w:hAnsiTheme="minorHAnsi"/>
                <w:i/>
                <w:color w:val="FF0000"/>
              </w:rPr>
              <w:t>101: IV was not supplied through FRMD.</w:t>
            </w:r>
          </w:p>
          <w:p w:rsidR="00010B15" w:rsidRPr="00994590" w:rsidRDefault="00010B15" w:rsidP="00010B15">
            <w:pPr>
              <w:pStyle w:val="Body"/>
              <w:keepNext/>
              <w:spacing w:before="0"/>
              <w:rPr>
                <w:rFonts w:asciiTheme="minorHAnsi" w:hAnsiTheme="minorHAnsi"/>
                <w:i/>
                <w:color w:val="FF0000"/>
              </w:rPr>
            </w:pPr>
            <w:r w:rsidRPr="00994590">
              <w:rPr>
                <w:rFonts w:asciiTheme="minorHAnsi" w:hAnsiTheme="minorHAnsi"/>
                <w:i/>
                <w:color w:val="FF0000"/>
              </w:rPr>
              <w:t>105: Invalid combinations of Crypto CMD TLV Word 2.</w:t>
            </w:r>
          </w:p>
          <w:p w:rsidR="00010B15" w:rsidRDefault="00010B15" w:rsidP="00010B15">
            <w:pPr>
              <w:pStyle w:val="Body"/>
              <w:keepNext/>
              <w:spacing w:before="0"/>
              <w:rPr>
                <w:rFonts w:asciiTheme="minorHAnsi" w:hAnsiTheme="minorHAnsi"/>
              </w:rPr>
            </w:pPr>
            <w:r>
              <w:rPr>
                <w:rFonts w:asciiTheme="minorHAnsi" w:hAnsiTheme="minorHAnsi"/>
              </w:rPr>
              <w:t xml:space="preserve">106: Data must be at least 16 bytes for </w:t>
            </w:r>
            <w:proofErr w:type="gramStart"/>
            <w:r>
              <w:rPr>
                <w:rFonts w:asciiTheme="minorHAnsi" w:hAnsiTheme="minorHAnsi"/>
              </w:rPr>
              <w:t>a</w:t>
            </w:r>
            <w:proofErr w:type="gramEnd"/>
            <w:r>
              <w:rPr>
                <w:rFonts w:asciiTheme="minorHAnsi" w:hAnsiTheme="minorHAnsi"/>
              </w:rPr>
              <w:t xml:space="preserve"> XTS operation.</w:t>
            </w:r>
          </w:p>
          <w:p w:rsidR="00010B15" w:rsidRDefault="00010B15" w:rsidP="00010B15">
            <w:pPr>
              <w:pStyle w:val="Body"/>
              <w:keepNext/>
              <w:spacing w:before="0"/>
              <w:rPr>
                <w:rFonts w:asciiTheme="minorHAnsi" w:hAnsiTheme="minorHAnsi"/>
              </w:rPr>
            </w:pPr>
            <w:r>
              <w:rPr>
                <w:rFonts w:asciiTheme="minorHAnsi" w:hAnsiTheme="minorHAnsi"/>
              </w:rPr>
              <w:t>107: AAD Length should be strictly less than Data Length.</w:t>
            </w:r>
          </w:p>
          <w:p w:rsidR="008E56BF" w:rsidRDefault="008E56BF" w:rsidP="008E56BF">
            <w:pPr>
              <w:pStyle w:val="Body"/>
              <w:keepNext/>
              <w:spacing w:before="0"/>
              <w:rPr>
                <w:rFonts w:asciiTheme="minorHAnsi" w:hAnsiTheme="minorHAnsi"/>
                <w:i/>
                <w:color w:val="FF0000"/>
              </w:rPr>
            </w:pPr>
            <w:r w:rsidRPr="0023017B">
              <w:rPr>
                <w:rFonts w:asciiTheme="minorHAnsi" w:hAnsiTheme="minorHAnsi"/>
                <w:i/>
                <w:color w:val="FF0000"/>
              </w:rPr>
              <w:t>100: DRNG Seed Expired. This IV is invalid.</w:t>
            </w:r>
          </w:p>
          <w:p w:rsidR="00AF55CE" w:rsidRPr="00E876E2" w:rsidRDefault="00AF55CE" w:rsidP="00AF55CE">
            <w:pPr>
              <w:pStyle w:val="Body"/>
              <w:keepNext/>
              <w:spacing w:before="0"/>
              <w:rPr>
                <w:rFonts w:asciiTheme="minorHAnsi" w:hAnsiTheme="minorHAnsi"/>
                <w:i/>
                <w:color w:val="FF0000"/>
              </w:rPr>
            </w:pPr>
            <w:r w:rsidRPr="00E876E2">
              <w:rPr>
                <w:rFonts w:asciiTheme="minorHAnsi" w:hAnsiTheme="minorHAnsi"/>
                <w:i/>
                <w:color w:val="FF0000"/>
              </w:rPr>
              <w:t>108: DRNG Health Check Error</w:t>
            </w:r>
          </w:p>
          <w:p w:rsidR="008E56BF" w:rsidRDefault="008E56BF" w:rsidP="008E56BF">
            <w:pPr>
              <w:pStyle w:val="Body"/>
              <w:keepNext/>
              <w:spacing w:before="0"/>
              <w:rPr>
                <w:rFonts w:asciiTheme="minorHAnsi" w:hAnsiTheme="minorHAnsi"/>
              </w:rPr>
            </w:pPr>
          </w:p>
          <w:p w:rsidR="003C58C7" w:rsidRPr="008E56BF" w:rsidRDefault="003C58C7" w:rsidP="008E56BF">
            <w:pPr>
              <w:pStyle w:val="Body"/>
              <w:keepNext/>
              <w:spacing w:before="0"/>
              <w:rPr>
                <w:rFonts w:asciiTheme="minorHAnsi" w:hAnsiTheme="minorHAnsi"/>
              </w:rPr>
            </w:pPr>
          </w:p>
          <w:p w:rsidR="008E56BF" w:rsidRPr="008E56BF" w:rsidRDefault="008E56BF" w:rsidP="008E56BF">
            <w:pPr>
              <w:pStyle w:val="Body"/>
              <w:keepNext/>
              <w:spacing w:before="0"/>
              <w:rPr>
                <w:rFonts w:asciiTheme="minorHAnsi" w:hAnsiTheme="minorHAnsi"/>
                <w:b/>
              </w:rPr>
            </w:pPr>
            <w:r w:rsidRPr="008E56BF">
              <w:rPr>
                <w:rFonts w:asciiTheme="minorHAnsi" w:hAnsiTheme="minorHAnsi"/>
                <w:b/>
              </w:rPr>
              <w:t>[DECRYPTOR/VALIDATOR]</w:t>
            </w:r>
          </w:p>
          <w:p w:rsidR="003C58C7" w:rsidRPr="00994590" w:rsidRDefault="003C58C7" w:rsidP="003C58C7">
            <w:pPr>
              <w:pStyle w:val="Body"/>
              <w:keepNext/>
              <w:spacing w:before="0"/>
              <w:rPr>
                <w:rFonts w:asciiTheme="minorHAnsi" w:hAnsiTheme="minorHAnsi"/>
                <w:i/>
                <w:color w:val="FF0000"/>
              </w:rPr>
            </w:pPr>
            <w:r w:rsidRPr="00994590">
              <w:rPr>
                <w:rFonts w:asciiTheme="minorHAnsi" w:hAnsiTheme="minorHAnsi"/>
                <w:i/>
                <w:color w:val="FF0000"/>
              </w:rPr>
              <w:t>115: Key TLV CRC-32 Mismatch.</w:t>
            </w:r>
          </w:p>
          <w:p w:rsidR="003C58C7" w:rsidRPr="00994590" w:rsidRDefault="003C58C7" w:rsidP="003C58C7">
            <w:pPr>
              <w:pStyle w:val="Body"/>
              <w:keepNext/>
              <w:spacing w:before="0"/>
              <w:rPr>
                <w:rFonts w:asciiTheme="minorHAnsi" w:hAnsiTheme="minorHAnsi"/>
                <w:i/>
                <w:color w:val="FF0000"/>
              </w:rPr>
            </w:pPr>
            <w:r w:rsidRPr="00994590">
              <w:rPr>
                <w:rFonts w:asciiTheme="minorHAnsi" w:hAnsiTheme="minorHAnsi"/>
                <w:i/>
                <w:color w:val="FF0000"/>
              </w:rPr>
              <w:t>114: Engine ID mismatch between CMD and Key TLV.</w:t>
            </w:r>
          </w:p>
          <w:p w:rsidR="003C58C7" w:rsidRPr="00994590" w:rsidRDefault="003C58C7" w:rsidP="003C58C7">
            <w:pPr>
              <w:pStyle w:val="Body"/>
              <w:keepNext/>
              <w:spacing w:before="0"/>
              <w:rPr>
                <w:rFonts w:asciiTheme="minorHAnsi" w:hAnsiTheme="minorHAnsi"/>
                <w:i/>
                <w:color w:val="FF0000"/>
              </w:rPr>
            </w:pPr>
            <w:r w:rsidRPr="00994590">
              <w:rPr>
                <w:rFonts w:asciiTheme="minorHAnsi" w:hAnsiTheme="minorHAnsi"/>
                <w:i/>
                <w:color w:val="FF0000"/>
              </w:rPr>
              <w:t>113: Sequence number mismatch between CMD and Key TLV.</w:t>
            </w:r>
          </w:p>
          <w:p w:rsidR="003C58C7" w:rsidRPr="0023017B" w:rsidRDefault="003C58C7" w:rsidP="003C58C7">
            <w:pPr>
              <w:pStyle w:val="Body"/>
              <w:keepNext/>
              <w:spacing w:before="0"/>
              <w:rPr>
                <w:rFonts w:asciiTheme="minorHAnsi" w:hAnsiTheme="minorHAnsi"/>
                <w:i/>
                <w:color w:val="FF0000"/>
              </w:rPr>
            </w:pPr>
            <w:r w:rsidRPr="0023017B">
              <w:rPr>
                <w:rFonts w:asciiTheme="minorHAnsi" w:hAnsiTheme="minorHAnsi"/>
                <w:i/>
                <w:color w:val="FF0000"/>
              </w:rPr>
              <w:t>112: IV was not supplied through FRMD.</w:t>
            </w:r>
          </w:p>
          <w:p w:rsidR="00010B15" w:rsidRPr="00994590" w:rsidRDefault="00010B15" w:rsidP="00010B15">
            <w:pPr>
              <w:pStyle w:val="Body"/>
              <w:keepNext/>
              <w:spacing w:before="0"/>
              <w:rPr>
                <w:rFonts w:asciiTheme="minorHAnsi" w:hAnsiTheme="minorHAnsi"/>
                <w:i/>
                <w:color w:val="FF0000"/>
              </w:rPr>
            </w:pPr>
            <w:r w:rsidRPr="00994590">
              <w:rPr>
                <w:rFonts w:asciiTheme="minorHAnsi" w:hAnsiTheme="minorHAnsi"/>
                <w:i/>
                <w:color w:val="FF0000"/>
              </w:rPr>
              <w:t>116: Invalid combinations of Crypto CMD TLV Word 2.</w:t>
            </w:r>
          </w:p>
          <w:p w:rsidR="00010B15" w:rsidRDefault="00010B15" w:rsidP="00010B15">
            <w:pPr>
              <w:pStyle w:val="Body"/>
              <w:keepNext/>
              <w:spacing w:before="0"/>
              <w:rPr>
                <w:rFonts w:asciiTheme="minorHAnsi" w:hAnsiTheme="minorHAnsi"/>
              </w:rPr>
            </w:pPr>
            <w:r>
              <w:rPr>
                <w:rFonts w:asciiTheme="minorHAnsi" w:hAnsiTheme="minorHAnsi"/>
              </w:rPr>
              <w:t xml:space="preserve">117: Data must be at least 16 bytes for </w:t>
            </w:r>
            <w:proofErr w:type="gramStart"/>
            <w:r>
              <w:rPr>
                <w:rFonts w:asciiTheme="minorHAnsi" w:hAnsiTheme="minorHAnsi"/>
              </w:rPr>
              <w:t>a</w:t>
            </w:r>
            <w:proofErr w:type="gramEnd"/>
            <w:r>
              <w:rPr>
                <w:rFonts w:asciiTheme="minorHAnsi" w:hAnsiTheme="minorHAnsi"/>
              </w:rPr>
              <w:t xml:space="preserve"> XTS operation.</w:t>
            </w:r>
          </w:p>
          <w:p w:rsidR="00010B15" w:rsidRDefault="00010B15" w:rsidP="00010B15">
            <w:pPr>
              <w:pStyle w:val="Body"/>
              <w:keepNext/>
              <w:spacing w:before="0"/>
              <w:rPr>
                <w:rFonts w:asciiTheme="minorHAnsi" w:hAnsiTheme="minorHAnsi"/>
              </w:rPr>
            </w:pPr>
            <w:r>
              <w:rPr>
                <w:rFonts w:asciiTheme="minorHAnsi" w:hAnsiTheme="minorHAnsi"/>
              </w:rPr>
              <w:t>118: AAD Length should be strictly less than Data Length.</w:t>
            </w:r>
          </w:p>
          <w:p w:rsidR="00222442" w:rsidRPr="008E56BF" w:rsidRDefault="008E56BF" w:rsidP="008E56BF">
            <w:pPr>
              <w:pStyle w:val="Body"/>
              <w:keepNext/>
              <w:spacing w:before="0"/>
              <w:rPr>
                <w:rFonts w:asciiTheme="minorHAnsi" w:hAnsiTheme="minorHAnsi"/>
              </w:rPr>
            </w:pPr>
            <w:r w:rsidRPr="008E56BF">
              <w:rPr>
                <w:rFonts w:asciiTheme="minorHAnsi" w:hAnsiTheme="minorHAnsi"/>
              </w:rPr>
              <w:t>110: Tag Compare Fail.</w:t>
            </w:r>
          </w:p>
          <w:p w:rsidR="008E56BF" w:rsidRPr="008E56BF" w:rsidRDefault="008E56BF" w:rsidP="008E56BF">
            <w:pPr>
              <w:pStyle w:val="Body"/>
              <w:keepNext/>
              <w:spacing w:before="0"/>
              <w:rPr>
                <w:rFonts w:asciiTheme="minorHAnsi" w:hAnsiTheme="minorHAnsi"/>
              </w:rPr>
            </w:pPr>
          </w:p>
          <w:p w:rsidR="008E56BF" w:rsidRPr="008E56BF" w:rsidRDefault="008E56BF" w:rsidP="008E56BF">
            <w:pPr>
              <w:pStyle w:val="Body"/>
              <w:keepNext/>
              <w:spacing w:before="0"/>
              <w:rPr>
                <w:rFonts w:asciiTheme="minorHAnsi" w:hAnsiTheme="minorHAnsi"/>
                <w:b/>
              </w:rPr>
            </w:pPr>
            <w:r w:rsidRPr="008E56BF">
              <w:rPr>
                <w:rFonts w:asciiTheme="minorHAnsi" w:hAnsiTheme="minorHAnsi"/>
                <w:b/>
              </w:rPr>
              <w:t>[INTEGRITY GEN/CHECK]</w:t>
            </w:r>
          </w:p>
          <w:p w:rsidR="008E56BF" w:rsidRPr="00994590" w:rsidRDefault="008E56BF" w:rsidP="008E56BF">
            <w:pPr>
              <w:pStyle w:val="Body"/>
              <w:keepNext/>
              <w:spacing w:before="0"/>
              <w:rPr>
                <w:rFonts w:asciiTheme="minorHAnsi" w:hAnsiTheme="minorHAnsi"/>
                <w:i/>
                <w:color w:val="FF0000"/>
              </w:rPr>
            </w:pPr>
            <w:r w:rsidRPr="00994590">
              <w:rPr>
                <w:rFonts w:asciiTheme="minorHAnsi" w:hAnsiTheme="minorHAnsi"/>
                <w:i/>
                <w:color w:val="FF0000"/>
              </w:rPr>
              <w:t>123: Key TLV CRC-32 Mismatch.</w:t>
            </w:r>
          </w:p>
          <w:p w:rsidR="008E56BF" w:rsidRPr="00994590" w:rsidRDefault="008E56BF" w:rsidP="008E56BF">
            <w:pPr>
              <w:pStyle w:val="Body"/>
              <w:keepNext/>
              <w:spacing w:before="0"/>
              <w:rPr>
                <w:rFonts w:asciiTheme="minorHAnsi" w:hAnsiTheme="minorHAnsi"/>
                <w:i/>
                <w:color w:val="FF0000"/>
              </w:rPr>
            </w:pPr>
            <w:r w:rsidRPr="00994590">
              <w:rPr>
                <w:rFonts w:asciiTheme="minorHAnsi" w:hAnsiTheme="minorHAnsi"/>
                <w:i/>
                <w:color w:val="FF0000"/>
              </w:rPr>
              <w:t>122: Engine ID mismatch between CMD and Key TLV.</w:t>
            </w:r>
          </w:p>
          <w:p w:rsidR="008E56BF" w:rsidRPr="00994590" w:rsidRDefault="008E56BF" w:rsidP="008E56BF">
            <w:pPr>
              <w:pStyle w:val="Body"/>
              <w:keepNext/>
              <w:spacing w:before="0"/>
              <w:rPr>
                <w:rFonts w:asciiTheme="minorHAnsi" w:hAnsiTheme="minorHAnsi"/>
                <w:i/>
                <w:color w:val="FF0000"/>
              </w:rPr>
            </w:pPr>
            <w:r w:rsidRPr="00994590">
              <w:rPr>
                <w:rFonts w:asciiTheme="minorHAnsi" w:hAnsiTheme="minorHAnsi"/>
                <w:i/>
                <w:color w:val="FF0000"/>
              </w:rPr>
              <w:t>121: Sequence number mismatch between CMD and Key TLV.</w:t>
            </w:r>
          </w:p>
          <w:p w:rsidR="0012508D" w:rsidRDefault="008E56BF" w:rsidP="003C58C7">
            <w:pPr>
              <w:pStyle w:val="Body"/>
              <w:keepNext/>
              <w:spacing w:before="0"/>
              <w:rPr>
                <w:rFonts w:asciiTheme="minorHAnsi" w:hAnsiTheme="minorHAnsi"/>
              </w:rPr>
            </w:pPr>
            <w:r w:rsidRPr="008E56BF">
              <w:rPr>
                <w:rFonts w:asciiTheme="minorHAnsi" w:hAnsiTheme="minorHAnsi"/>
              </w:rPr>
              <w:t>120: Tag Compare Fail.</w:t>
            </w:r>
          </w:p>
          <w:p w:rsidR="003C58C7" w:rsidRPr="00E842A4" w:rsidRDefault="003C58C7" w:rsidP="003C58C7">
            <w:pPr>
              <w:pStyle w:val="Body"/>
              <w:keepNext/>
              <w:spacing w:before="0"/>
              <w:rPr>
                <w:rFonts w:asciiTheme="minorHAnsi" w:hAnsiTheme="minorHAnsi"/>
              </w:rPr>
            </w:pPr>
          </w:p>
        </w:tc>
      </w:tr>
      <w:tr w:rsidR="00475C78" w:rsidRPr="005F6107" w:rsidTr="00757CEA">
        <w:tc>
          <w:tcPr>
            <w:tcW w:w="1121" w:type="pct"/>
          </w:tcPr>
          <w:p w:rsidR="00475C78" w:rsidRDefault="00475C78" w:rsidP="002F6167">
            <w:pPr>
              <w:spacing w:before="0"/>
              <w:rPr>
                <w:rFonts w:asciiTheme="minorHAnsi" w:hAnsiTheme="minorHAnsi"/>
              </w:rPr>
            </w:pPr>
            <w:proofErr w:type="spellStart"/>
            <w:r>
              <w:rPr>
                <w:rFonts w:asciiTheme="minorHAnsi" w:hAnsiTheme="minorHAnsi"/>
              </w:rPr>
              <w:lastRenderedPageBreak/>
              <w:t>ErrFrameNum</w:t>
            </w:r>
            <w:proofErr w:type="spellEnd"/>
          </w:p>
        </w:tc>
        <w:tc>
          <w:tcPr>
            <w:tcW w:w="452" w:type="pct"/>
          </w:tcPr>
          <w:p w:rsidR="00475C78" w:rsidRDefault="00475C78" w:rsidP="002F6167">
            <w:pPr>
              <w:pStyle w:val="Body"/>
              <w:spacing w:before="0"/>
              <w:rPr>
                <w:rFonts w:asciiTheme="minorHAnsi" w:hAnsiTheme="minorHAnsi"/>
              </w:rPr>
            </w:pPr>
            <w:r>
              <w:rPr>
                <w:rFonts w:asciiTheme="minorHAnsi" w:hAnsiTheme="minorHAnsi"/>
              </w:rPr>
              <w:t>32</w:t>
            </w:r>
          </w:p>
        </w:tc>
        <w:tc>
          <w:tcPr>
            <w:tcW w:w="3427" w:type="pct"/>
            <w:vAlign w:val="bottom"/>
          </w:tcPr>
          <w:p w:rsidR="00475C78" w:rsidRPr="006A1F52" w:rsidRDefault="00475C78" w:rsidP="002F6167">
            <w:pPr>
              <w:spacing w:before="0"/>
              <w:rPr>
                <w:color w:val="000000"/>
                <w:szCs w:val="22"/>
              </w:rPr>
            </w:pPr>
            <w:r w:rsidRPr="006A1F52">
              <w:rPr>
                <w:color w:val="000000"/>
                <w:szCs w:val="22"/>
              </w:rPr>
              <w:t>Indi</w:t>
            </w:r>
            <w:r w:rsidR="008238F8" w:rsidRPr="006A1F52">
              <w:rPr>
                <w:color w:val="000000"/>
                <w:szCs w:val="22"/>
              </w:rPr>
              <w:t>cates Frame Number with error. On error, frame number from Word 0 of Footer TLV is copied into here.</w:t>
            </w:r>
          </w:p>
        </w:tc>
      </w:tr>
    </w:tbl>
    <w:p w:rsidR="00475C78" w:rsidRDefault="00475C78" w:rsidP="00312DD4">
      <w:pPr>
        <w:pStyle w:val="Caption"/>
      </w:pPr>
      <w:bookmarkStart w:id="89" w:name="_Toc536792132"/>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25</w:t>
      </w:r>
      <w:r w:rsidR="00AC3548">
        <w:rPr>
          <w:noProof/>
        </w:rPr>
        <w:fldChar w:fldCharType="end"/>
      </w:r>
      <w:r>
        <w:t xml:space="preserve"> </w:t>
      </w:r>
      <w:r w:rsidR="0042232A">
        <w:t xml:space="preserve">- </w:t>
      </w:r>
      <w:r>
        <w:t xml:space="preserve">Footer Word </w:t>
      </w:r>
      <w:r w:rsidR="00E8259F">
        <w:t>19</w:t>
      </w:r>
      <w:bookmarkEnd w:id="89"/>
    </w:p>
    <w:p w:rsidR="000909F4" w:rsidRPr="000909F4" w:rsidRDefault="000909F4" w:rsidP="000909F4">
      <w:pPr>
        <w:pStyle w:val="Body"/>
        <w:rPr>
          <w:b/>
          <w:u w:val="single"/>
        </w:rPr>
      </w:pPr>
      <w:r w:rsidRPr="000909F4">
        <w:rPr>
          <w:b/>
          <w:u w:val="single"/>
        </w:rPr>
        <w:t>Notes</w:t>
      </w:r>
    </w:p>
    <w:p w:rsidR="000909F4" w:rsidRDefault="000909F4" w:rsidP="000909F4">
      <w:pPr>
        <w:pStyle w:val="Body"/>
      </w:pPr>
      <w:r>
        <w:t>The Unsupported Key Type Error is overloaded with the following errors:</w:t>
      </w:r>
    </w:p>
    <w:p w:rsidR="000909F4" w:rsidRDefault="000909F4" w:rsidP="000909F4">
      <w:pPr>
        <w:pStyle w:val="Body"/>
        <w:numPr>
          <w:ilvl w:val="0"/>
          <w:numId w:val="39"/>
        </w:numPr>
        <w:spacing w:before="0"/>
      </w:pPr>
      <w:r>
        <w:t xml:space="preserve">Unencrypted Key Types 2-6 and </w:t>
      </w:r>
      <w:proofErr w:type="spellStart"/>
      <w:r>
        <w:t>disable_encrypted_keys</w:t>
      </w:r>
      <w:proofErr w:type="spellEnd"/>
      <w:r>
        <w:t xml:space="preserve"> OTP bit set to 1.</w:t>
      </w:r>
    </w:p>
    <w:p w:rsidR="000909F4" w:rsidRDefault="000909F4" w:rsidP="000909F4">
      <w:pPr>
        <w:pStyle w:val="Body"/>
        <w:numPr>
          <w:ilvl w:val="0"/>
          <w:numId w:val="39"/>
        </w:numPr>
        <w:spacing w:before="0"/>
      </w:pPr>
      <w:r>
        <w:lastRenderedPageBreak/>
        <w:t xml:space="preserve">Key Type is NONE (Key Type 0) and key required (i.e. </w:t>
      </w:r>
      <w:proofErr w:type="spellStart"/>
      <w:r>
        <w:t>AUX_CMD.crypto_</w:t>
      </w:r>
      <w:proofErr w:type="gramStart"/>
      <w:r>
        <w:t>ctrl.cipher</w:t>
      </w:r>
      <w:proofErr w:type="gramEnd"/>
      <w:r>
        <w:t>_op</w:t>
      </w:r>
      <w:proofErr w:type="spellEnd"/>
      <w:r>
        <w:t xml:space="preserve"> != NONE or </w:t>
      </w:r>
      <w:proofErr w:type="spellStart"/>
      <w:r>
        <w:t>AUX_CMD.crypto_ctrl.auth_op</w:t>
      </w:r>
      <w:proofErr w:type="spellEnd"/>
      <w:r>
        <w:t xml:space="preserve"> != NONE or </w:t>
      </w:r>
      <w:proofErr w:type="spellStart"/>
      <w:r>
        <w:t>AUX_CMD.crypto_ctrl.raw_auth_op</w:t>
      </w:r>
      <w:proofErr w:type="spellEnd"/>
      <w:r>
        <w:t xml:space="preserve"> != NONE).</w:t>
      </w:r>
    </w:p>
    <w:p w:rsidR="000909F4" w:rsidRDefault="000909F4" w:rsidP="000909F4">
      <w:pPr>
        <w:pStyle w:val="Body"/>
        <w:numPr>
          <w:ilvl w:val="0"/>
          <w:numId w:val="39"/>
        </w:numPr>
        <w:spacing w:before="0"/>
      </w:pPr>
      <w:r>
        <w:t>Missing IV error</w:t>
      </w:r>
    </w:p>
    <w:p w:rsidR="000909F4" w:rsidRDefault="000909F4" w:rsidP="000909F4">
      <w:pPr>
        <w:pStyle w:val="Body"/>
        <w:numPr>
          <w:ilvl w:val="0"/>
          <w:numId w:val="39"/>
        </w:numPr>
        <w:spacing w:before="0"/>
      </w:pPr>
      <w:r>
        <w:t>Missing GUID error</w:t>
      </w:r>
    </w:p>
    <w:p w:rsidR="00475C78" w:rsidRDefault="00475C78" w:rsidP="00475C78">
      <w:pPr>
        <w:pStyle w:val="Body"/>
      </w:pPr>
    </w:p>
    <w:p w:rsidR="00E12A30" w:rsidRDefault="00E12A30">
      <w:pPr>
        <w:pStyle w:val="Heading1"/>
      </w:pPr>
      <w:bookmarkStart w:id="90" w:name="_Toc536792075"/>
      <w:r>
        <w:lastRenderedPageBreak/>
        <w:t>Endian Swapping</w:t>
      </w:r>
      <w:bookmarkEnd w:id="90"/>
    </w:p>
    <w:p w:rsidR="00E12A30" w:rsidRDefault="00E05CB0" w:rsidP="00E12A30">
      <w:pPr>
        <w:pStyle w:val="Body"/>
      </w:pPr>
      <w:r>
        <w:t>All Data, IV, Keys and Data are (by default) Little Endian. Crypto algorithms operate on Big Endian. Therefore, IVs, Keys, Data and Tags need to be converted to Big Endian before Crypto operations.</w:t>
      </w:r>
    </w:p>
    <w:p w:rsidR="00E05CB0" w:rsidRDefault="00E05CB0" w:rsidP="00E12A30">
      <w:pPr>
        <w:pStyle w:val="Body"/>
      </w:pPr>
      <w:r>
        <w:t>In IV incrementing mode, IVs from Key TLV are incremented in Little Endian and converted to Big Endian before Crypto Operations.</w:t>
      </w:r>
    </w:p>
    <w:p w:rsidR="00E05CB0" w:rsidRDefault="00E05CB0" w:rsidP="00E12A30">
      <w:pPr>
        <w:pStyle w:val="Body"/>
      </w:pPr>
      <w:r>
        <w:t>This is how a 64-bit data is converted from Little Endian to Big Endian.</w:t>
      </w:r>
      <w:r w:rsidR="00015119">
        <w:t xml:space="preserve"> This applies to Data, Keys, Tags and 128-bit IVs. Assembling 128-bit data blocks from 64-bit stream: </w:t>
      </w:r>
      <w:r w:rsidR="00015119" w:rsidRPr="00015119">
        <w:rPr>
          <w:b/>
        </w:rPr>
        <w:t>{Word 0, Word 1}</w:t>
      </w:r>
      <w:r w:rsidR="00015119">
        <w:t xml:space="preserve"> where Word 0 comes first in time.</w:t>
      </w:r>
    </w:p>
    <w:p w:rsidR="00E05CB0" w:rsidRDefault="00E05CB0" w:rsidP="00E12A30">
      <w:pPr>
        <w:pStyle w:val="Body"/>
      </w:pPr>
    </w:p>
    <w:p w:rsidR="00015119" w:rsidRDefault="00015119" w:rsidP="00015119">
      <w:pPr>
        <w:pStyle w:val="Body"/>
        <w:jc w:val="center"/>
      </w:pPr>
      <w:r>
        <w:object w:dxaOrig="12324" w:dyaOrig="5484">
          <v:shape id="_x0000_i1091" type="#_x0000_t75" style="width:384.65pt;height:171.35pt" o:ole="">
            <v:imagedata r:id="rId49" o:title=""/>
          </v:shape>
          <o:OLEObject Type="Embed" ProgID="Visio.Drawing.11" ShapeID="_x0000_i1091" DrawAspect="Content" ObjectID="_1615880171" r:id="rId50"/>
        </w:object>
      </w:r>
    </w:p>
    <w:p w:rsidR="00015119" w:rsidRDefault="00015119" w:rsidP="00015119">
      <w:pPr>
        <w:pStyle w:val="Body"/>
      </w:pPr>
    </w:p>
    <w:p w:rsidR="00015119" w:rsidRDefault="00015119" w:rsidP="00015119">
      <w:pPr>
        <w:pStyle w:val="Body"/>
      </w:pPr>
      <w:r>
        <w:t>This is how a 96-bit IV is converted from Little Endian to Big Endian.</w:t>
      </w:r>
    </w:p>
    <w:p w:rsidR="00015119" w:rsidRDefault="00015119" w:rsidP="00015119">
      <w:pPr>
        <w:pStyle w:val="Body"/>
        <w:jc w:val="center"/>
      </w:pPr>
      <w:r>
        <w:object w:dxaOrig="12324" w:dyaOrig="5484">
          <v:shape id="_x0000_i1092" type="#_x0000_t75" style="width:363.35pt;height:162pt" o:ole="">
            <v:imagedata r:id="rId51" o:title=""/>
          </v:shape>
          <o:OLEObject Type="Embed" ProgID="Visio.Drawing.11" ShapeID="_x0000_i1092" DrawAspect="Content" ObjectID="_1615880172" r:id="rId52"/>
        </w:object>
      </w:r>
    </w:p>
    <w:p w:rsidR="00475C78" w:rsidRDefault="00475C78" w:rsidP="00475C78">
      <w:pPr>
        <w:pStyle w:val="Heading1"/>
      </w:pPr>
      <w:bookmarkStart w:id="91" w:name="_Toc536792076"/>
      <w:r>
        <w:lastRenderedPageBreak/>
        <w:t>Block Overview</w:t>
      </w:r>
      <w:bookmarkEnd w:id="91"/>
    </w:p>
    <w:p w:rsidR="00312DD4" w:rsidRDefault="00312DD4" w:rsidP="00312DD4">
      <w:pPr>
        <w:pStyle w:val="Body"/>
        <w:keepNext/>
      </w:pPr>
      <w:r>
        <w:object w:dxaOrig="21679" w:dyaOrig="24058">
          <v:shape id="_x0000_i1093" type="#_x0000_t75" style="width:492pt;height:541.35pt" o:ole="">
            <v:imagedata r:id="rId53" o:title=""/>
          </v:shape>
          <o:OLEObject Type="Embed" ProgID="Visio.Drawing.11" ShapeID="_x0000_i1093" DrawAspect="Content" ObjectID="_1615880173" r:id="rId54"/>
        </w:object>
      </w:r>
    </w:p>
    <w:p w:rsidR="000D399E" w:rsidRPr="000D399E" w:rsidRDefault="00312DD4" w:rsidP="00312DD4">
      <w:pPr>
        <w:pStyle w:val="Caption"/>
      </w:pPr>
      <w:bookmarkStart w:id="92" w:name="_Toc536792106"/>
      <w:r>
        <w:t xml:space="preserve">Figure </w:t>
      </w:r>
      <w:r w:rsidR="00AC3548">
        <w:rPr>
          <w:noProof/>
        </w:rPr>
        <w:fldChar w:fldCharType="begin"/>
      </w:r>
      <w:r w:rsidR="00AC3548">
        <w:rPr>
          <w:noProof/>
        </w:rPr>
        <w:instrText xml:space="preserve"> SEQ Figure \* ARABIC </w:instrText>
      </w:r>
      <w:r w:rsidR="00AC3548">
        <w:rPr>
          <w:noProof/>
        </w:rPr>
        <w:fldChar w:fldCharType="separate"/>
      </w:r>
      <w:r w:rsidR="009D7F9C">
        <w:rPr>
          <w:noProof/>
        </w:rPr>
        <w:t>12</w:t>
      </w:r>
      <w:r w:rsidR="00AC3548">
        <w:rPr>
          <w:noProof/>
        </w:rPr>
        <w:fldChar w:fldCharType="end"/>
      </w:r>
      <w:r>
        <w:t>- Crypto Block Diagram</w:t>
      </w:r>
      <w:bookmarkEnd w:id="92"/>
    </w:p>
    <w:p w:rsidR="00475C78" w:rsidRDefault="00BA395F" w:rsidP="00475C78">
      <w:pPr>
        <w:pStyle w:val="Heading2"/>
      </w:pPr>
      <w:bookmarkStart w:id="93" w:name="_Toc536792077"/>
      <w:r>
        <w:lastRenderedPageBreak/>
        <w:t>Summary of Blocks</w:t>
      </w:r>
      <w:bookmarkEnd w:id="93"/>
    </w:p>
    <w:p w:rsidR="00BA395F" w:rsidRDefault="00FD3666" w:rsidP="00BA395F">
      <w:pPr>
        <w:pStyle w:val="Body"/>
      </w:pPr>
      <w:r>
        <w:t>We will summarize the functionality of each block in this section.</w:t>
      </w:r>
    </w:p>
    <w:p w:rsidR="00FD3666" w:rsidRDefault="00FD3666" w:rsidP="00FD3666">
      <w:pPr>
        <w:pStyle w:val="Body"/>
        <w:numPr>
          <w:ilvl w:val="0"/>
          <w:numId w:val="35"/>
        </w:numPr>
      </w:pPr>
      <w:r>
        <w:t>TLV Parser</w:t>
      </w:r>
    </w:p>
    <w:p w:rsidR="00FD3666" w:rsidRDefault="00FD3666" w:rsidP="00FD3666">
      <w:pPr>
        <w:pStyle w:val="Body"/>
        <w:numPr>
          <w:ilvl w:val="1"/>
          <w:numId w:val="35"/>
        </w:numPr>
      </w:pPr>
      <w:r>
        <w:t>Common Block that identifies the TLV Type.</w:t>
      </w:r>
    </w:p>
    <w:p w:rsidR="00FD3666" w:rsidRDefault="00FD3666" w:rsidP="00FD3666">
      <w:pPr>
        <w:pStyle w:val="Body"/>
        <w:numPr>
          <w:ilvl w:val="1"/>
          <w:numId w:val="35"/>
        </w:numPr>
      </w:pPr>
      <w:r>
        <w:t>Generates TLV start and end strobes.</w:t>
      </w:r>
    </w:p>
    <w:p w:rsidR="00FD3666" w:rsidRDefault="007931BA" w:rsidP="00FD3666">
      <w:pPr>
        <w:pStyle w:val="Body"/>
        <w:numPr>
          <w:ilvl w:val="1"/>
          <w:numId w:val="35"/>
        </w:numPr>
      </w:pPr>
      <w:r>
        <w:t>Extract</w:t>
      </w:r>
      <w:r w:rsidR="00FD3666">
        <w:t xml:space="preserve"> sideband TLV Signals such as user bits.</w:t>
      </w:r>
    </w:p>
    <w:p w:rsidR="00FD3666" w:rsidRDefault="00FD3666" w:rsidP="00FD3666">
      <w:pPr>
        <w:pStyle w:val="Body"/>
        <w:numPr>
          <w:ilvl w:val="0"/>
          <w:numId w:val="35"/>
        </w:numPr>
      </w:pPr>
      <w:r>
        <w:t>TLV Inspector</w:t>
      </w:r>
    </w:p>
    <w:p w:rsidR="00C11254" w:rsidRDefault="00FD3666" w:rsidP="00C11254">
      <w:pPr>
        <w:pStyle w:val="Body"/>
        <w:numPr>
          <w:ilvl w:val="1"/>
          <w:numId w:val="35"/>
        </w:numPr>
      </w:pPr>
      <w:r>
        <w:t>Interprets incoming TLVs and issues command to blocks using Command FIFO</w:t>
      </w:r>
      <w:r w:rsidR="005A207E">
        <w:t>s</w:t>
      </w:r>
      <w:r>
        <w:t>.</w:t>
      </w:r>
    </w:p>
    <w:p w:rsidR="008D77F8" w:rsidRDefault="008D77F8" w:rsidP="008D77F8">
      <w:pPr>
        <w:pStyle w:val="Body"/>
        <w:numPr>
          <w:ilvl w:val="2"/>
          <w:numId w:val="35"/>
        </w:numPr>
      </w:pPr>
      <w:r>
        <w:t>Small Size Bit in Hash Command indicates if DATA is less than 512 bits. This becomes helpful in load balancing Dual SHA engine.</w:t>
      </w:r>
    </w:p>
    <w:p w:rsidR="008D77F8" w:rsidRDefault="008D77F8" w:rsidP="008D77F8">
      <w:pPr>
        <w:pStyle w:val="Body"/>
        <w:numPr>
          <w:ilvl w:val="1"/>
          <w:numId w:val="35"/>
        </w:numPr>
      </w:pPr>
      <w:r>
        <w:t xml:space="preserve">Strap bit, </w:t>
      </w:r>
      <w:proofErr w:type="spellStart"/>
      <w:r>
        <w:t>strap_keypath_en</w:t>
      </w:r>
      <w:proofErr w:type="spellEnd"/>
      <w:r>
        <w:t>, enables Key TLV decoding from AXI Key Bus only.</w:t>
      </w:r>
    </w:p>
    <w:p w:rsidR="00BA131D" w:rsidRDefault="00BA131D" w:rsidP="008D77F8">
      <w:pPr>
        <w:pStyle w:val="Body"/>
        <w:numPr>
          <w:ilvl w:val="1"/>
          <w:numId w:val="35"/>
        </w:numPr>
      </w:pPr>
      <w:r>
        <w:t>A fake Key TLV can be generated internally using a register configuration bit.</w:t>
      </w:r>
    </w:p>
    <w:p w:rsidR="00FD3666" w:rsidRDefault="00FD3666" w:rsidP="00FD3666">
      <w:pPr>
        <w:pStyle w:val="Body"/>
        <w:numPr>
          <w:ilvl w:val="1"/>
          <w:numId w:val="35"/>
        </w:numPr>
      </w:pPr>
      <w:r>
        <w:t>Cipher and Hash Keys are extracted from Key TLV and pushed into Key FIFOs.</w:t>
      </w:r>
    </w:p>
    <w:p w:rsidR="00FD3666" w:rsidRDefault="00FD3666" w:rsidP="00FD3666">
      <w:pPr>
        <w:pStyle w:val="Body"/>
        <w:numPr>
          <w:ilvl w:val="1"/>
          <w:numId w:val="35"/>
        </w:numPr>
      </w:pPr>
      <w:r>
        <w:t xml:space="preserve">IVs from FRMD </w:t>
      </w:r>
      <w:r w:rsidR="000A7500">
        <w:t>(</w:t>
      </w:r>
      <w:proofErr w:type="spellStart"/>
      <w:r w:rsidR="000A7500">
        <w:t>CiphIV</w:t>
      </w:r>
      <w:proofErr w:type="spellEnd"/>
      <w:r w:rsidR="000A7500">
        <w:t xml:space="preserve">) </w:t>
      </w:r>
      <w:r>
        <w:t>are pushed into Raw IV FIFO.</w:t>
      </w:r>
    </w:p>
    <w:p w:rsidR="009B0144" w:rsidRDefault="009B0144" w:rsidP="00FD3666">
      <w:pPr>
        <w:pStyle w:val="Body"/>
        <w:numPr>
          <w:ilvl w:val="1"/>
          <w:numId w:val="35"/>
        </w:numPr>
      </w:pPr>
      <w:r>
        <w:t xml:space="preserve">IVs from Key TLV </w:t>
      </w:r>
      <w:r w:rsidR="000A7500">
        <w:t>(</w:t>
      </w:r>
      <w:proofErr w:type="spellStart"/>
      <w:r w:rsidR="000A7500">
        <w:t>IncrIV</w:t>
      </w:r>
      <w:proofErr w:type="spellEnd"/>
      <w:r w:rsidR="000A7500">
        <w:t xml:space="preserve">) </w:t>
      </w:r>
      <w:r>
        <w:t>are pushed into Key IV FIFO.</w:t>
      </w:r>
    </w:p>
    <w:p w:rsidR="00C11254" w:rsidRDefault="008D77F8" w:rsidP="008D77F8">
      <w:pPr>
        <w:pStyle w:val="Body"/>
        <w:numPr>
          <w:ilvl w:val="1"/>
          <w:numId w:val="35"/>
        </w:numPr>
      </w:pPr>
      <w:r>
        <w:t xml:space="preserve">GUID, </w:t>
      </w:r>
      <w:r w:rsidR="00E10E48">
        <w:t>KME</w:t>
      </w:r>
      <w:r w:rsidR="00DD56FA">
        <w:t xml:space="preserve"> Errors, </w:t>
      </w:r>
      <w:r w:rsidR="00C749B3">
        <w:t>Engine ID and Sequence Number are extracted from Key TLV and pushed into Key Metadata FIFO.</w:t>
      </w:r>
      <w:r w:rsidR="00EE7B22">
        <w:t xml:space="preserve"> Compare result of Key TLV CRC-32 is also stored in this FIFO.</w:t>
      </w:r>
    </w:p>
    <w:p w:rsidR="00B678F4" w:rsidRDefault="00BF54E7" w:rsidP="00FD3666">
      <w:pPr>
        <w:pStyle w:val="Body"/>
        <w:numPr>
          <w:ilvl w:val="1"/>
          <w:numId w:val="35"/>
        </w:numPr>
      </w:pPr>
      <w:r>
        <w:t>TLV Word 0 of FRMD TLV, Data TLV and</w:t>
      </w:r>
      <w:r w:rsidR="00B678F4">
        <w:t xml:space="preserve"> Footer TLV are pushed into TLV Sideband FIFO. </w:t>
      </w:r>
      <w:r w:rsidR="00666C65">
        <w:t>Only</w:t>
      </w:r>
      <w:r w:rsidR="00B678F4">
        <w:t xml:space="preserve"> </w:t>
      </w:r>
      <w:r w:rsidR="00666C65">
        <w:t xml:space="preserve">Data and Footer </w:t>
      </w:r>
      <w:r w:rsidR="00B678F4">
        <w:t>TLVs are modified by Crypto.</w:t>
      </w:r>
      <w:r w:rsidR="00666C65">
        <w:t xml:space="preserve"> </w:t>
      </w:r>
      <w:r w:rsidR="00BA131D">
        <w:t>Data</w:t>
      </w:r>
      <w:r>
        <w:t xml:space="preserve"> TLV is used to insert a new CR_IV TLV</w:t>
      </w:r>
      <w:r w:rsidR="00BA131D">
        <w:t xml:space="preserve"> just before it</w:t>
      </w:r>
      <w:r w:rsidR="00666C65">
        <w:t>.</w:t>
      </w:r>
    </w:p>
    <w:p w:rsidR="001B3F3D" w:rsidRDefault="004A7807" w:rsidP="005D7EC0">
      <w:pPr>
        <w:pStyle w:val="Body"/>
        <w:numPr>
          <w:ilvl w:val="1"/>
          <w:numId w:val="35"/>
        </w:numPr>
      </w:pPr>
      <w:r>
        <w:t>Sideband signals (ex. User bits) are</w:t>
      </w:r>
      <w:r w:rsidR="001B3F3D">
        <w:t xml:space="preserve"> strippe</w:t>
      </w:r>
      <w:r w:rsidR="008D77F8">
        <w:t>d</w:t>
      </w:r>
      <w:r w:rsidR="001B3F3D">
        <w:t xml:space="preserve"> from Footer TLV and the contents are pushed into Footer FIFO.</w:t>
      </w:r>
    </w:p>
    <w:p w:rsidR="00471632" w:rsidRDefault="00471632" w:rsidP="005D7EC0">
      <w:pPr>
        <w:pStyle w:val="Body"/>
        <w:numPr>
          <w:ilvl w:val="1"/>
          <w:numId w:val="35"/>
        </w:numPr>
      </w:pPr>
      <w:r>
        <w:t>CQE TLV Word 0 is pushed into Footer TLV. CQE TLV acts as a delimiter.</w:t>
      </w:r>
    </w:p>
    <w:p w:rsidR="005D7EC0" w:rsidRDefault="00B678F4" w:rsidP="0005418E">
      <w:pPr>
        <w:pStyle w:val="Body"/>
        <w:numPr>
          <w:ilvl w:val="1"/>
          <w:numId w:val="35"/>
        </w:numPr>
      </w:pPr>
      <w:r>
        <w:t xml:space="preserve">TLV Word 0 is stripped from Data TLV and the contents are forwarded to </w:t>
      </w:r>
      <w:proofErr w:type="spellStart"/>
      <w:r>
        <w:t>Upsizer</w:t>
      </w:r>
      <w:proofErr w:type="spellEnd"/>
      <w:r w:rsidR="00F43A94">
        <w:t>.</w:t>
      </w:r>
    </w:p>
    <w:p w:rsidR="007A3092" w:rsidRDefault="007A3092" w:rsidP="007A3092">
      <w:pPr>
        <w:pStyle w:val="Body"/>
        <w:numPr>
          <w:ilvl w:val="1"/>
          <w:numId w:val="35"/>
        </w:numPr>
      </w:pPr>
      <w:r>
        <w:t xml:space="preserve">A delimiter is sent to </w:t>
      </w:r>
      <w:proofErr w:type="spellStart"/>
      <w:r>
        <w:t>Upsizer</w:t>
      </w:r>
      <w:proofErr w:type="spellEnd"/>
      <w:r>
        <w:t xml:space="preserve"> on CQE TLV to indicate end of Simple/Compound Command.</w:t>
      </w:r>
    </w:p>
    <w:p w:rsidR="00933EDD" w:rsidRDefault="00933EDD" w:rsidP="00FD3666">
      <w:pPr>
        <w:pStyle w:val="Body"/>
        <w:numPr>
          <w:ilvl w:val="1"/>
          <w:numId w:val="35"/>
        </w:numPr>
      </w:pPr>
      <w:r>
        <w:lastRenderedPageBreak/>
        <w:t>Endian Swap Key, IV and Data if enabled.</w:t>
      </w:r>
    </w:p>
    <w:p w:rsidR="00933EDD" w:rsidRDefault="00933EDD" w:rsidP="00FD3666">
      <w:pPr>
        <w:pStyle w:val="Body"/>
        <w:numPr>
          <w:ilvl w:val="1"/>
          <w:numId w:val="35"/>
        </w:numPr>
      </w:pPr>
      <w:r>
        <w:t>Counts the number of bits in DATA for Hash Operations</w:t>
      </w:r>
      <w:r w:rsidR="00443169">
        <w:t xml:space="preserve"> and push into Length FIFO</w:t>
      </w:r>
      <w:r>
        <w:t>.</w:t>
      </w:r>
    </w:p>
    <w:p w:rsidR="00933EDD" w:rsidRDefault="00933EDD" w:rsidP="00933EDD">
      <w:pPr>
        <w:pStyle w:val="Body"/>
        <w:numPr>
          <w:ilvl w:val="2"/>
          <w:numId w:val="35"/>
        </w:numPr>
      </w:pPr>
      <w:r>
        <w:t>In SHA-2, number of bits is over DATA only.</w:t>
      </w:r>
    </w:p>
    <w:p w:rsidR="00933EDD" w:rsidRDefault="00933EDD" w:rsidP="00933EDD">
      <w:pPr>
        <w:pStyle w:val="Body"/>
        <w:numPr>
          <w:ilvl w:val="2"/>
          <w:numId w:val="35"/>
        </w:numPr>
      </w:pPr>
      <w:r>
        <w:t>In HMAC, number of bits is over DATA and IPAD (512 bits).</w:t>
      </w:r>
    </w:p>
    <w:p w:rsidR="00933EDD" w:rsidRDefault="00933EDD" w:rsidP="00933EDD">
      <w:pPr>
        <w:pStyle w:val="Body"/>
        <w:numPr>
          <w:ilvl w:val="2"/>
          <w:numId w:val="35"/>
        </w:numPr>
      </w:pPr>
      <w:r>
        <w:t>In GMAC, number of bits is over DATA excluding AAD length.</w:t>
      </w:r>
    </w:p>
    <w:p w:rsidR="007A3092" w:rsidRDefault="007A3092" w:rsidP="00FD3666">
      <w:pPr>
        <w:pStyle w:val="Body"/>
        <w:numPr>
          <w:ilvl w:val="1"/>
          <w:numId w:val="35"/>
        </w:numPr>
      </w:pPr>
      <w:r>
        <w:t>Detects if a FRMD-IV was missing.</w:t>
      </w:r>
    </w:p>
    <w:p w:rsidR="00416A0C" w:rsidRDefault="00416A0C" w:rsidP="00FD3666">
      <w:pPr>
        <w:pStyle w:val="Body"/>
        <w:numPr>
          <w:ilvl w:val="1"/>
          <w:numId w:val="35"/>
        </w:numPr>
      </w:pPr>
      <w:r>
        <w:t>Detects if CMD TLV Word 2 is malformed.</w:t>
      </w:r>
    </w:p>
    <w:p w:rsidR="006C4F41" w:rsidRDefault="006C4F41" w:rsidP="00FD3666">
      <w:pPr>
        <w:pStyle w:val="Body"/>
        <w:numPr>
          <w:ilvl w:val="1"/>
          <w:numId w:val="35"/>
        </w:numPr>
      </w:pPr>
      <w:r>
        <w:t>Handle Debug field in CMD TLV.</w:t>
      </w:r>
    </w:p>
    <w:p w:rsidR="00441D72" w:rsidRDefault="00441D72" w:rsidP="00FD3666">
      <w:pPr>
        <w:pStyle w:val="Body"/>
        <w:numPr>
          <w:ilvl w:val="1"/>
          <w:numId w:val="35"/>
        </w:numPr>
      </w:pPr>
      <w:r>
        <w:t xml:space="preserve">Error detection and forcing of the outgoing Data TLV to 0 for </w:t>
      </w:r>
      <w:proofErr w:type="gramStart"/>
      <w:r>
        <w:t>the majority of</w:t>
      </w:r>
      <w:proofErr w:type="gramEnd"/>
      <w:r>
        <w:t xml:space="preserve"> the errors described in </w:t>
      </w:r>
      <w:r>
        <w:fldChar w:fldCharType="begin"/>
      </w:r>
      <w:r>
        <w:instrText xml:space="preserve"> REF _Ref536704775 \r \h </w:instrText>
      </w:r>
      <w:r>
        <w:fldChar w:fldCharType="separate"/>
      </w:r>
      <w:r w:rsidR="009D7F9C">
        <w:t>3.6.6</w:t>
      </w:r>
      <w:r>
        <w:fldChar w:fldCharType="end"/>
      </w:r>
      <w:r>
        <w:t xml:space="preserve"> that result in this behavior. </w:t>
      </w:r>
    </w:p>
    <w:p w:rsidR="000F66AB" w:rsidRDefault="000F66AB" w:rsidP="000F66AB">
      <w:pPr>
        <w:pStyle w:val="Body"/>
        <w:numPr>
          <w:ilvl w:val="0"/>
          <w:numId w:val="35"/>
        </w:numPr>
      </w:pPr>
      <w:r>
        <w:t>IV Processor</w:t>
      </w:r>
    </w:p>
    <w:p w:rsidR="000F66AB" w:rsidRDefault="000F66AB" w:rsidP="000F66AB">
      <w:pPr>
        <w:pStyle w:val="Body"/>
        <w:numPr>
          <w:ilvl w:val="1"/>
          <w:numId w:val="35"/>
        </w:numPr>
      </w:pPr>
      <w:r>
        <w:t>Executes one of the three IV Commands</w:t>
      </w:r>
    </w:p>
    <w:p w:rsidR="000F66AB" w:rsidRDefault="000F66AB" w:rsidP="000F66AB">
      <w:pPr>
        <w:pStyle w:val="Body"/>
        <w:numPr>
          <w:ilvl w:val="2"/>
          <w:numId w:val="35"/>
        </w:numPr>
      </w:pPr>
      <w:r>
        <w:t>In-Band IV: Pops IV from Raw IV FIFO and pushes into IV FIFO.</w:t>
      </w:r>
    </w:p>
    <w:p w:rsidR="000F66AB" w:rsidRDefault="000F66AB" w:rsidP="000F66AB">
      <w:pPr>
        <w:pStyle w:val="Body"/>
        <w:numPr>
          <w:ilvl w:val="2"/>
          <w:numId w:val="35"/>
        </w:numPr>
      </w:pPr>
      <w:r>
        <w:t>Increment:</w:t>
      </w:r>
      <w:r w:rsidR="00E70136">
        <w:t xml:space="preserve"> Pops IV from Key IV FIFO</w:t>
      </w:r>
      <w:r>
        <w:t>. This is incremented by 1</w:t>
      </w:r>
      <w:r w:rsidR="00E70136">
        <w:t xml:space="preserve"> on each Data TLV</w:t>
      </w:r>
      <w:r>
        <w:t xml:space="preserve"> and pushed into IV FIFO.</w:t>
      </w:r>
    </w:p>
    <w:p w:rsidR="000F66AB" w:rsidRDefault="000F66AB" w:rsidP="000F66AB">
      <w:pPr>
        <w:pStyle w:val="Body"/>
        <w:numPr>
          <w:ilvl w:val="2"/>
          <w:numId w:val="35"/>
        </w:numPr>
        <w:jc w:val="both"/>
      </w:pPr>
      <w:r>
        <w:t xml:space="preserve">Random: A Counter Mode Deterministic Random Number Generator generates a series of 128-bit random numbers and stores them in an internal FIFO. This FIFO is </w:t>
      </w:r>
      <w:proofErr w:type="gramStart"/>
      <w:r>
        <w:t>popped</w:t>
      </w:r>
      <w:proofErr w:type="gramEnd"/>
      <w:r>
        <w:t xml:space="preserve"> and the requested length of random bits is pushed into IV FIFO.</w:t>
      </w:r>
    </w:p>
    <w:p w:rsidR="00D32DC7" w:rsidRDefault="00D32DC7" w:rsidP="00D32DC7">
      <w:pPr>
        <w:pStyle w:val="Body"/>
        <w:ind w:left="2160"/>
        <w:jc w:val="both"/>
      </w:pPr>
      <w:r>
        <w:t>A reseed interrupt may be sent via Registers if reseed counter expires.</w:t>
      </w:r>
    </w:p>
    <w:p w:rsidR="000F66AB" w:rsidRDefault="000F66AB" w:rsidP="000F66AB">
      <w:pPr>
        <w:pStyle w:val="Body"/>
        <w:numPr>
          <w:ilvl w:val="0"/>
          <w:numId w:val="35"/>
        </w:numPr>
        <w:jc w:val="both"/>
      </w:pPr>
      <w:proofErr w:type="spellStart"/>
      <w:r>
        <w:t>Upsizer</w:t>
      </w:r>
      <w:proofErr w:type="spellEnd"/>
    </w:p>
    <w:p w:rsidR="000F66AB" w:rsidRDefault="000F66AB" w:rsidP="000F66AB">
      <w:pPr>
        <w:pStyle w:val="Body"/>
        <w:numPr>
          <w:ilvl w:val="1"/>
          <w:numId w:val="35"/>
        </w:numPr>
        <w:jc w:val="both"/>
      </w:pPr>
      <w:r>
        <w:t xml:space="preserve">Upgrades the incoming 64-bit </w:t>
      </w:r>
      <w:proofErr w:type="spellStart"/>
      <w:r>
        <w:t>d</w:t>
      </w:r>
      <w:r w:rsidR="00F43A94">
        <w:t>atapath</w:t>
      </w:r>
      <w:proofErr w:type="spellEnd"/>
      <w:r w:rsidR="00F43A94">
        <w:t xml:space="preserve"> to 128-bit </w:t>
      </w:r>
      <w:proofErr w:type="spellStart"/>
      <w:r w:rsidR="00F43A94">
        <w:t>datapath</w:t>
      </w:r>
      <w:proofErr w:type="spellEnd"/>
      <w:r w:rsidR="00F43A94">
        <w:t>. Both AES and SHA engines accept data in beats of 128-bits.</w:t>
      </w:r>
    </w:p>
    <w:p w:rsidR="00F43A94" w:rsidRDefault="00F43A94" w:rsidP="00646FC4">
      <w:pPr>
        <w:pStyle w:val="Body"/>
        <w:numPr>
          <w:ilvl w:val="1"/>
          <w:numId w:val="35"/>
        </w:numPr>
        <w:jc w:val="both"/>
      </w:pPr>
      <w:r>
        <w:t>The delimiter is combined with last wor</w:t>
      </w:r>
      <w:r w:rsidR="00646FC4">
        <w:t>d of Data TLV to indicate end of Command. The delimiter instructs the downstream blocks to grab new commands and keys.</w:t>
      </w:r>
    </w:p>
    <w:p w:rsidR="00F43A94" w:rsidRDefault="00F43A94" w:rsidP="00F43A94">
      <w:pPr>
        <w:pStyle w:val="Body"/>
        <w:numPr>
          <w:ilvl w:val="0"/>
          <w:numId w:val="35"/>
        </w:numPr>
        <w:jc w:val="both"/>
      </w:pPr>
      <w:r>
        <w:t>Partition</w:t>
      </w:r>
    </w:p>
    <w:p w:rsidR="00F43A94" w:rsidRDefault="00F43A94" w:rsidP="00F43A94">
      <w:pPr>
        <w:pStyle w:val="Body"/>
        <w:numPr>
          <w:ilvl w:val="1"/>
          <w:numId w:val="35"/>
        </w:numPr>
        <w:jc w:val="both"/>
      </w:pPr>
      <w:r>
        <w:t>Partitions the data into AAD and non-AAD components.</w:t>
      </w:r>
    </w:p>
    <w:p w:rsidR="00F43A94" w:rsidRDefault="00F43A94" w:rsidP="00F43A94">
      <w:pPr>
        <w:pStyle w:val="Body"/>
        <w:numPr>
          <w:ilvl w:val="1"/>
          <w:numId w:val="35"/>
        </w:numPr>
        <w:jc w:val="both"/>
      </w:pPr>
      <w:r>
        <w:lastRenderedPageBreak/>
        <w:t>AAD is data that is authenticated but not encrypted. This is only used</w:t>
      </w:r>
      <w:r w:rsidR="00ED5BD8">
        <w:t xml:space="preserve"> in</w:t>
      </w:r>
      <w:r>
        <w:t xml:space="preserve"> AES-GCM.</w:t>
      </w:r>
    </w:p>
    <w:p w:rsidR="00F43A94" w:rsidRDefault="00F43A94" w:rsidP="00F43A94">
      <w:pPr>
        <w:pStyle w:val="Body"/>
        <w:numPr>
          <w:ilvl w:val="1"/>
          <w:numId w:val="35"/>
        </w:numPr>
        <w:jc w:val="both"/>
      </w:pPr>
      <w:r>
        <w:t>Applies appropriate ANSI</w:t>
      </w:r>
      <w:r w:rsidR="00350F2E">
        <w:t xml:space="preserve"> X.923</w:t>
      </w:r>
      <w:r>
        <w:t xml:space="preserve"> 16-byte alignment padding for AES-XEX</w:t>
      </w:r>
      <w:r w:rsidR="000C74D0">
        <w:t xml:space="preserve"> [PRD]</w:t>
      </w:r>
      <w:r>
        <w:t>.</w:t>
      </w:r>
    </w:p>
    <w:p w:rsidR="004C1E90" w:rsidRDefault="004C1E90" w:rsidP="00F43A94">
      <w:pPr>
        <w:pStyle w:val="Body"/>
        <w:numPr>
          <w:ilvl w:val="1"/>
          <w:numId w:val="35"/>
        </w:numPr>
        <w:jc w:val="both"/>
      </w:pPr>
      <w:r>
        <w:t>Generate XTS Penultimate Signal.</w:t>
      </w:r>
    </w:p>
    <w:p w:rsidR="00F43A94" w:rsidRDefault="00F43A94" w:rsidP="00F43A94">
      <w:pPr>
        <w:pStyle w:val="Body"/>
        <w:numPr>
          <w:ilvl w:val="0"/>
          <w:numId w:val="35"/>
        </w:numPr>
        <w:jc w:val="both"/>
      </w:pPr>
      <w:r>
        <w:t>Cipher Block</w:t>
      </w:r>
    </w:p>
    <w:p w:rsidR="00646FC4" w:rsidRDefault="00646FC4" w:rsidP="00F43A94">
      <w:pPr>
        <w:pStyle w:val="Body"/>
        <w:numPr>
          <w:ilvl w:val="1"/>
          <w:numId w:val="35"/>
        </w:numPr>
        <w:jc w:val="both"/>
      </w:pPr>
      <w:r>
        <w:t>AAD is skipped and forwarded to Hash Block and FIFO Downsizer.</w:t>
      </w:r>
    </w:p>
    <w:p w:rsidR="00646FC4" w:rsidRDefault="00646FC4" w:rsidP="00646FC4">
      <w:pPr>
        <w:pStyle w:val="Body"/>
        <w:numPr>
          <w:ilvl w:val="1"/>
          <w:numId w:val="35"/>
        </w:numPr>
        <w:jc w:val="both"/>
      </w:pPr>
      <w:r>
        <w:t xml:space="preserve">Pops a Cipher Command and uses the keys from </w:t>
      </w:r>
      <w:r w:rsidR="00E21097">
        <w:t xml:space="preserve">Cipher </w:t>
      </w:r>
      <w:r>
        <w:t>Key FIFO and IVs from IV FIFO to execute XTS, XEX and GCM.</w:t>
      </w:r>
    </w:p>
    <w:p w:rsidR="00396AB5" w:rsidRDefault="00396AB5" w:rsidP="00646FC4">
      <w:pPr>
        <w:pStyle w:val="Body"/>
        <w:numPr>
          <w:ilvl w:val="1"/>
          <w:numId w:val="35"/>
        </w:numPr>
        <w:jc w:val="both"/>
      </w:pPr>
      <w:r>
        <w:t>Removes XEX ANSI X.923 Padding</w:t>
      </w:r>
      <w:r w:rsidR="000C74D0">
        <w:t xml:space="preserve"> [PRD]</w:t>
      </w:r>
      <w:r>
        <w:t>.</w:t>
      </w:r>
    </w:p>
    <w:p w:rsidR="00646FC4" w:rsidRDefault="00646FC4" w:rsidP="00646FC4">
      <w:pPr>
        <w:pStyle w:val="Body"/>
        <w:numPr>
          <w:ilvl w:val="1"/>
          <w:numId w:val="35"/>
        </w:numPr>
        <w:jc w:val="both"/>
      </w:pPr>
      <w:r>
        <w:t>All used IVs are pushed into Used IV FIFO.</w:t>
      </w:r>
    </w:p>
    <w:p w:rsidR="00646FC4" w:rsidRDefault="00646FC4" w:rsidP="00F43A94">
      <w:pPr>
        <w:pStyle w:val="Body"/>
        <w:numPr>
          <w:ilvl w:val="1"/>
          <w:numId w:val="35"/>
        </w:numPr>
        <w:jc w:val="both"/>
      </w:pPr>
      <w:r>
        <w:t xml:space="preserve">This block partially executes AES-GMAC. GMAC only needs two AES operations. </w:t>
      </w:r>
      <w:proofErr w:type="gramStart"/>
      <w:r>
        <w:t>These AES operation</w:t>
      </w:r>
      <w:proofErr w:type="gramEnd"/>
      <w:r>
        <w:t xml:space="preserve"> are carried out in this block and forwarded to Hash Block to complete AES-GMAC.</w:t>
      </w:r>
    </w:p>
    <w:p w:rsidR="00646FC4" w:rsidRDefault="00C439DC" w:rsidP="00F43A94">
      <w:pPr>
        <w:pStyle w:val="Body"/>
        <w:numPr>
          <w:ilvl w:val="1"/>
          <w:numId w:val="35"/>
        </w:numPr>
        <w:jc w:val="both"/>
      </w:pPr>
      <w:r>
        <w:t>Encrypted Data is sent to Hash Block and FIFO Downsizer.</w:t>
      </w:r>
    </w:p>
    <w:p w:rsidR="00E21097" w:rsidRDefault="00E21097" w:rsidP="00F43A94">
      <w:pPr>
        <w:pStyle w:val="Body"/>
        <w:numPr>
          <w:ilvl w:val="1"/>
          <w:numId w:val="35"/>
        </w:numPr>
        <w:jc w:val="both"/>
      </w:pPr>
      <w:r>
        <w:t>End of Data T</w:t>
      </w:r>
      <w:r w:rsidR="00396AB5">
        <w:t>LV grabs a new IV from IV FIFO.</w:t>
      </w:r>
    </w:p>
    <w:p w:rsidR="00A4292E" w:rsidRDefault="00A4292E" w:rsidP="00F43A94">
      <w:pPr>
        <w:pStyle w:val="Body"/>
        <w:numPr>
          <w:ilvl w:val="1"/>
          <w:numId w:val="35"/>
        </w:numPr>
        <w:jc w:val="both"/>
      </w:pPr>
      <w:r>
        <w:t xml:space="preserve">The delimiter initiates the next Cipher Command and </w:t>
      </w:r>
      <w:r w:rsidR="00E21097">
        <w:t>K</w:t>
      </w:r>
      <w:r>
        <w:t>ey.</w:t>
      </w:r>
    </w:p>
    <w:p w:rsidR="00A4292E" w:rsidRDefault="00A4292E" w:rsidP="00A4292E">
      <w:pPr>
        <w:pStyle w:val="Body"/>
        <w:numPr>
          <w:ilvl w:val="0"/>
          <w:numId w:val="35"/>
        </w:numPr>
        <w:jc w:val="both"/>
      </w:pPr>
      <w:r>
        <w:t>FIFO Downsizer</w:t>
      </w:r>
    </w:p>
    <w:p w:rsidR="00A4292E" w:rsidRDefault="00A4292E" w:rsidP="00A4292E">
      <w:pPr>
        <w:pStyle w:val="Body"/>
        <w:numPr>
          <w:ilvl w:val="1"/>
          <w:numId w:val="35"/>
        </w:numPr>
        <w:jc w:val="both"/>
      </w:pPr>
      <w:r>
        <w:t>Merge AAD Data with Encrypted Data.</w:t>
      </w:r>
    </w:p>
    <w:p w:rsidR="00A4292E" w:rsidRDefault="00A4292E" w:rsidP="00A4292E">
      <w:pPr>
        <w:pStyle w:val="Body"/>
        <w:numPr>
          <w:ilvl w:val="1"/>
          <w:numId w:val="35"/>
        </w:numPr>
        <w:jc w:val="both"/>
      </w:pPr>
      <w:r>
        <w:t xml:space="preserve">Downgrades the 128-bit </w:t>
      </w:r>
      <w:proofErr w:type="spellStart"/>
      <w:r>
        <w:t>datapath</w:t>
      </w:r>
      <w:proofErr w:type="spellEnd"/>
      <w:r>
        <w:t xml:space="preserve"> to the original 64-bit </w:t>
      </w:r>
      <w:proofErr w:type="spellStart"/>
      <w:r>
        <w:t>datapath</w:t>
      </w:r>
      <w:proofErr w:type="spellEnd"/>
      <w:r>
        <w:t xml:space="preserve"> for the Sequencer.</w:t>
      </w:r>
    </w:p>
    <w:p w:rsidR="00933EDD" w:rsidRDefault="00933EDD" w:rsidP="00A4292E">
      <w:pPr>
        <w:pStyle w:val="Body"/>
        <w:numPr>
          <w:ilvl w:val="1"/>
          <w:numId w:val="35"/>
        </w:numPr>
        <w:jc w:val="both"/>
      </w:pPr>
      <w:r>
        <w:t>Endian Swap Data if enabled.</w:t>
      </w:r>
    </w:p>
    <w:p w:rsidR="00A4292E" w:rsidRDefault="00A4292E" w:rsidP="00A4292E">
      <w:pPr>
        <w:pStyle w:val="Body"/>
        <w:numPr>
          <w:ilvl w:val="0"/>
          <w:numId w:val="35"/>
        </w:numPr>
        <w:jc w:val="both"/>
      </w:pPr>
      <w:r>
        <w:t>Hash Block</w:t>
      </w:r>
    </w:p>
    <w:p w:rsidR="00A4292E" w:rsidRDefault="00A4292E" w:rsidP="00A4292E">
      <w:pPr>
        <w:pStyle w:val="Body"/>
        <w:numPr>
          <w:ilvl w:val="1"/>
          <w:numId w:val="35"/>
        </w:numPr>
        <w:jc w:val="both"/>
      </w:pPr>
      <w:r>
        <w:t xml:space="preserve">Pops a </w:t>
      </w:r>
      <w:r w:rsidR="00E21097">
        <w:t>Hash Command and may use the keys from Hash Key FIFO to execute SHA-256-HASH, SHA-256-HMAC and AES-GCM/GMAC.</w:t>
      </w:r>
    </w:p>
    <w:p w:rsidR="00E21097" w:rsidRDefault="00E21097" w:rsidP="00A4292E">
      <w:pPr>
        <w:pStyle w:val="Body"/>
        <w:numPr>
          <w:ilvl w:val="1"/>
          <w:numId w:val="35"/>
        </w:numPr>
        <w:jc w:val="both"/>
      </w:pPr>
      <w:r>
        <w:t>AES-GCM/GMAC completes the operations started in Cipher Block</w:t>
      </w:r>
      <w:r w:rsidR="00396AB5">
        <w:t>. Only</w:t>
      </w:r>
      <w:r>
        <w:t xml:space="preserve"> Galois Field Multiplications</w:t>
      </w:r>
      <w:r w:rsidR="00396AB5">
        <w:t xml:space="preserve"> are carried out in this block</w:t>
      </w:r>
      <w:r>
        <w:t>.</w:t>
      </w:r>
    </w:p>
    <w:p w:rsidR="00E21097" w:rsidRDefault="00E21097" w:rsidP="00E21097">
      <w:pPr>
        <w:pStyle w:val="Body"/>
        <w:numPr>
          <w:ilvl w:val="1"/>
          <w:numId w:val="35"/>
        </w:numPr>
        <w:jc w:val="both"/>
      </w:pPr>
      <w:r>
        <w:t xml:space="preserve">Generated 128-bit or 256-bit Digest/ICV is sent to Footer </w:t>
      </w:r>
      <w:proofErr w:type="spellStart"/>
      <w:r>
        <w:t>Stitcher</w:t>
      </w:r>
      <w:proofErr w:type="spellEnd"/>
      <w:r>
        <w:t>.</w:t>
      </w:r>
    </w:p>
    <w:p w:rsidR="00E21097" w:rsidRDefault="00E21097" w:rsidP="00E21097">
      <w:pPr>
        <w:pStyle w:val="Body"/>
        <w:numPr>
          <w:ilvl w:val="1"/>
          <w:numId w:val="35"/>
        </w:numPr>
        <w:jc w:val="both"/>
      </w:pPr>
      <w:r>
        <w:t>The delimiter initiates the next Hash Command and Key.</w:t>
      </w:r>
    </w:p>
    <w:p w:rsidR="00E21097" w:rsidRDefault="00E21097" w:rsidP="00E21097">
      <w:pPr>
        <w:pStyle w:val="Body"/>
        <w:numPr>
          <w:ilvl w:val="0"/>
          <w:numId w:val="35"/>
        </w:numPr>
        <w:jc w:val="both"/>
      </w:pPr>
      <w:r>
        <w:lastRenderedPageBreak/>
        <w:t xml:space="preserve">Footer </w:t>
      </w:r>
      <w:proofErr w:type="spellStart"/>
      <w:r>
        <w:t>Stitcher</w:t>
      </w:r>
      <w:proofErr w:type="spellEnd"/>
    </w:p>
    <w:p w:rsidR="00EA60A6" w:rsidRDefault="00EA60A6" w:rsidP="00E21097">
      <w:pPr>
        <w:pStyle w:val="Body"/>
        <w:numPr>
          <w:ilvl w:val="1"/>
          <w:numId w:val="35"/>
        </w:numPr>
        <w:jc w:val="both"/>
      </w:pPr>
      <w:r>
        <w:t xml:space="preserve">Strap bit, </w:t>
      </w:r>
      <w:proofErr w:type="spellStart"/>
      <w:r>
        <w:t>strap_integrity</w:t>
      </w:r>
      <w:proofErr w:type="spellEnd"/>
      <w:r w:rsidR="00C11254">
        <w:t>, indicates the location of TAG to be inserted or compared.</w:t>
      </w:r>
    </w:p>
    <w:p w:rsidR="00C11254" w:rsidRDefault="00EA60A6" w:rsidP="00EA60A6">
      <w:pPr>
        <w:pStyle w:val="Body"/>
        <w:ind w:left="1440"/>
        <w:jc w:val="both"/>
      </w:pPr>
      <w:r>
        <w:t xml:space="preserve">In Integrity Engine, Raw Data MAC is </w:t>
      </w:r>
      <w:proofErr w:type="gramStart"/>
      <w:r>
        <w:t>compared</w:t>
      </w:r>
      <w:proofErr w:type="gramEnd"/>
      <w:r>
        <w:t xml:space="preserve"> and full tag is inserted in Footer.</w:t>
      </w:r>
    </w:p>
    <w:p w:rsidR="00C11254" w:rsidRDefault="00C11254" w:rsidP="00E21097">
      <w:pPr>
        <w:pStyle w:val="Body"/>
        <w:numPr>
          <w:ilvl w:val="1"/>
          <w:numId w:val="35"/>
        </w:numPr>
        <w:jc w:val="both"/>
      </w:pPr>
      <w:r>
        <w:t xml:space="preserve">Strap bit, </w:t>
      </w:r>
      <w:proofErr w:type="spellStart"/>
      <w:r>
        <w:t>strap_encrypt</w:t>
      </w:r>
      <w:proofErr w:type="spellEnd"/>
      <w:r w:rsidR="00EA60A6">
        <w:t>/decrypt</w:t>
      </w:r>
      <w:r>
        <w:t>, indicates TAG generation or comparison.</w:t>
      </w:r>
    </w:p>
    <w:p w:rsidR="00EA60A6" w:rsidRDefault="00EA60A6" w:rsidP="00EA60A6">
      <w:pPr>
        <w:pStyle w:val="Body"/>
        <w:ind w:left="1440"/>
        <w:jc w:val="both"/>
      </w:pPr>
      <w:r>
        <w:t>In Encrypt Engine, Compressed Encrypted Data MAC is generated.</w:t>
      </w:r>
    </w:p>
    <w:p w:rsidR="00EA60A6" w:rsidRDefault="00EA60A6" w:rsidP="00EA60A6">
      <w:pPr>
        <w:pStyle w:val="Body"/>
        <w:ind w:left="1440"/>
        <w:jc w:val="both"/>
      </w:pPr>
      <w:r>
        <w:t>In Decrypt Engine, Compressed Encrypted Data MAC is compared.</w:t>
      </w:r>
    </w:p>
    <w:p w:rsidR="00200B5F" w:rsidRDefault="00EA60A6" w:rsidP="00E21097">
      <w:pPr>
        <w:pStyle w:val="Body"/>
        <w:numPr>
          <w:ilvl w:val="1"/>
          <w:numId w:val="35"/>
        </w:numPr>
        <w:jc w:val="both"/>
      </w:pPr>
      <w:r>
        <w:t xml:space="preserve">Strap bit, </w:t>
      </w:r>
      <w:proofErr w:type="spellStart"/>
      <w:r>
        <w:t>strap_</w:t>
      </w:r>
      <w:r w:rsidR="00C07D2A">
        <w:t>integrity</w:t>
      </w:r>
      <w:proofErr w:type="spellEnd"/>
      <w:r w:rsidR="00C07D2A">
        <w:t>, allows</w:t>
      </w:r>
      <w:r w:rsidR="00200B5F">
        <w:t xml:space="preserve"> </w:t>
      </w:r>
      <w:r w:rsidR="00C07D2A">
        <w:t>GUID and IV to be added to Footer TLV</w:t>
      </w:r>
      <w:r w:rsidR="00200B5F">
        <w:t>.</w:t>
      </w:r>
    </w:p>
    <w:p w:rsidR="00C07D2A" w:rsidRDefault="00C07D2A" w:rsidP="00C07D2A">
      <w:pPr>
        <w:pStyle w:val="Body"/>
        <w:numPr>
          <w:ilvl w:val="2"/>
          <w:numId w:val="35"/>
        </w:numPr>
        <w:jc w:val="both"/>
      </w:pPr>
      <w:r>
        <w:t>GUID comes from Key Metadata FIFO.</w:t>
      </w:r>
    </w:p>
    <w:p w:rsidR="00C07D2A" w:rsidRDefault="00C07D2A" w:rsidP="00C07D2A">
      <w:pPr>
        <w:pStyle w:val="Body"/>
        <w:numPr>
          <w:ilvl w:val="2"/>
          <w:numId w:val="35"/>
        </w:numPr>
        <w:jc w:val="both"/>
      </w:pPr>
      <w:r>
        <w:t>IV comes via CR_IV or FRMD whichever comes last.</w:t>
      </w:r>
    </w:p>
    <w:p w:rsidR="00C11254" w:rsidRDefault="00C11254" w:rsidP="00E21097">
      <w:pPr>
        <w:pStyle w:val="Body"/>
        <w:numPr>
          <w:ilvl w:val="1"/>
          <w:numId w:val="35"/>
        </w:numPr>
        <w:jc w:val="both"/>
      </w:pPr>
      <w:proofErr w:type="spellStart"/>
      <w:r>
        <w:t>Stitcher</w:t>
      </w:r>
      <w:proofErr w:type="spellEnd"/>
      <w:r>
        <w:t xml:space="preserve"> Command indicates</w:t>
      </w:r>
    </w:p>
    <w:p w:rsidR="00C24A32" w:rsidRDefault="00C11254" w:rsidP="00C11254">
      <w:pPr>
        <w:pStyle w:val="Body"/>
        <w:numPr>
          <w:ilvl w:val="2"/>
          <w:numId w:val="35"/>
        </w:numPr>
        <w:jc w:val="both"/>
      </w:pPr>
      <w:r>
        <w:t xml:space="preserve">Number of bits to be inserted or compared in the TAG region. </w:t>
      </w:r>
    </w:p>
    <w:p w:rsidR="00C24A32" w:rsidRDefault="00C11254" w:rsidP="00C24A32">
      <w:pPr>
        <w:pStyle w:val="Body"/>
        <w:ind w:left="2160"/>
        <w:jc w:val="both"/>
      </w:pPr>
      <w:r>
        <w:t xml:space="preserve">For insertions, </w:t>
      </w:r>
      <w:r w:rsidR="00C24A32">
        <w:t>whole</w:t>
      </w:r>
      <w:r>
        <w:t xml:space="preserve"> TAG region in Footer is overwritten </w:t>
      </w:r>
      <w:r w:rsidR="00C24A32">
        <w:t>by TAG from Hash Block with zero padding.</w:t>
      </w:r>
    </w:p>
    <w:p w:rsidR="00E21097" w:rsidRDefault="00C11254" w:rsidP="00C24A32">
      <w:pPr>
        <w:pStyle w:val="Body"/>
        <w:ind w:left="2160"/>
        <w:jc w:val="both"/>
      </w:pPr>
      <w:r>
        <w:t>For comparison, only the req</w:t>
      </w:r>
      <w:r w:rsidR="00C24A32">
        <w:t>uested number of bits is compared.</w:t>
      </w:r>
    </w:p>
    <w:p w:rsidR="00C11254" w:rsidRDefault="00C11254" w:rsidP="00C11254">
      <w:pPr>
        <w:pStyle w:val="Body"/>
        <w:numPr>
          <w:ilvl w:val="2"/>
          <w:numId w:val="35"/>
        </w:numPr>
        <w:jc w:val="both"/>
      </w:pPr>
      <w:r>
        <w:t>Cipher IV needs to be updated</w:t>
      </w:r>
      <w:r w:rsidR="00200B5F">
        <w:t xml:space="preserve"> or compared</w:t>
      </w:r>
      <w:r>
        <w:t>. Used IV FIFO is then used to overwrite</w:t>
      </w:r>
      <w:r w:rsidR="00200B5F">
        <w:t xml:space="preserve"> or compare</w:t>
      </w:r>
      <w:r>
        <w:t xml:space="preserve"> the IV region of the Footer.</w:t>
      </w:r>
    </w:p>
    <w:p w:rsidR="001E02B2" w:rsidRDefault="00C24A32" w:rsidP="001E02B2">
      <w:pPr>
        <w:pStyle w:val="Body"/>
        <w:numPr>
          <w:ilvl w:val="2"/>
          <w:numId w:val="35"/>
        </w:numPr>
        <w:jc w:val="both"/>
      </w:pPr>
      <w:r>
        <w:t>Engine ID and Sequence Number of CMD TLV.</w:t>
      </w:r>
    </w:p>
    <w:p w:rsidR="008D77F8" w:rsidRDefault="001E02B2" w:rsidP="00C07D2A">
      <w:pPr>
        <w:pStyle w:val="Body"/>
        <w:numPr>
          <w:ilvl w:val="2"/>
          <w:numId w:val="35"/>
        </w:numPr>
        <w:jc w:val="both"/>
      </w:pPr>
      <w:r>
        <w:t>FRMD-IV was missing.</w:t>
      </w:r>
    </w:p>
    <w:p w:rsidR="00933EDD" w:rsidRDefault="00933EDD" w:rsidP="00E21097">
      <w:pPr>
        <w:pStyle w:val="Body"/>
        <w:numPr>
          <w:ilvl w:val="1"/>
          <w:numId w:val="35"/>
        </w:numPr>
        <w:jc w:val="both"/>
      </w:pPr>
      <w:r>
        <w:t>Endian Swap of IV and TAG if enabled.</w:t>
      </w:r>
    </w:p>
    <w:p w:rsidR="00471632" w:rsidRDefault="00BA1818" w:rsidP="00E21097">
      <w:pPr>
        <w:pStyle w:val="Body"/>
        <w:numPr>
          <w:ilvl w:val="1"/>
          <w:numId w:val="35"/>
        </w:numPr>
        <w:jc w:val="both"/>
      </w:pPr>
      <w:r>
        <w:t xml:space="preserve">All error codes in Section </w:t>
      </w:r>
      <w:r>
        <w:fldChar w:fldCharType="begin"/>
      </w:r>
      <w:r>
        <w:instrText xml:space="preserve"> REF _Ref487021666 \r \h </w:instrText>
      </w:r>
      <w:r>
        <w:fldChar w:fldCharType="separate"/>
      </w:r>
      <w:r w:rsidR="009D7F9C">
        <w:t>3.6.6</w:t>
      </w:r>
      <w:r>
        <w:fldChar w:fldCharType="end"/>
      </w:r>
      <w:r>
        <w:t xml:space="preserve"> are reported</w:t>
      </w:r>
      <w:r w:rsidR="00471632">
        <w:t>.</w:t>
      </w:r>
    </w:p>
    <w:p w:rsidR="00C11254" w:rsidRDefault="00C24A32" w:rsidP="00E21097">
      <w:pPr>
        <w:pStyle w:val="Body"/>
        <w:numPr>
          <w:ilvl w:val="1"/>
          <w:numId w:val="35"/>
        </w:numPr>
        <w:jc w:val="both"/>
      </w:pPr>
      <w:r>
        <w:t>Error Frame Number is updated on errors.</w:t>
      </w:r>
      <w:r w:rsidR="00503F61">
        <w:t xml:space="preserve"> If the incoming Footer TLV already had errors, these fields are left untouched.</w:t>
      </w:r>
    </w:p>
    <w:p w:rsidR="00D32DC7" w:rsidRDefault="001B3F3D" w:rsidP="00D32DC7">
      <w:pPr>
        <w:pStyle w:val="Body"/>
        <w:numPr>
          <w:ilvl w:val="0"/>
          <w:numId w:val="35"/>
        </w:numPr>
        <w:jc w:val="both"/>
      </w:pPr>
      <w:r>
        <w:t>Sequencer</w:t>
      </w:r>
    </w:p>
    <w:p w:rsidR="00BA1818" w:rsidRDefault="00BA1818" w:rsidP="001B3F3D">
      <w:pPr>
        <w:pStyle w:val="Body"/>
        <w:numPr>
          <w:ilvl w:val="1"/>
          <w:numId w:val="35"/>
        </w:numPr>
        <w:jc w:val="both"/>
      </w:pPr>
      <w:r>
        <w:t>In the first stage, CR_IV TLV is manufactured (if needed).</w:t>
      </w:r>
      <w:r w:rsidR="005B6922">
        <w:t xml:space="preserve"> CR_IV TLV is inserted after FRMD. </w:t>
      </w:r>
      <w:r>
        <w:t>This</w:t>
      </w:r>
      <w:r w:rsidR="005B6922">
        <w:t xml:space="preserve"> TLV</w:t>
      </w:r>
      <w:r>
        <w:t xml:space="preserve"> holds the IV that was generated by IV Processor </w:t>
      </w:r>
      <w:r w:rsidR="00241760">
        <w:t>in Encryption</w:t>
      </w:r>
      <w:r>
        <w:t>.</w:t>
      </w:r>
    </w:p>
    <w:p w:rsidR="001B3F3D" w:rsidRDefault="001B3F3D" w:rsidP="001B3F3D">
      <w:pPr>
        <w:pStyle w:val="Body"/>
        <w:numPr>
          <w:ilvl w:val="1"/>
          <w:numId w:val="35"/>
        </w:numPr>
        <w:jc w:val="both"/>
      </w:pPr>
      <w:r>
        <w:lastRenderedPageBreak/>
        <w:t xml:space="preserve">In the </w:t>
      </w:r>
      <w:r w:rsidR="00BA1818">
        <w:t>second</w:t>
      </w:r>
      <w:r>
        <w:t xml:space="preserve"> stage, Sequencer pops 64-bit Data from Downsizer FIFO. Data TLV Sideband Signals are appended to each beat of Data until end of TLV.</w:t>
      </w:r>
    </w:p>
    <w:p w:rsidR="00D32DC7" w:rsidRDefault="001B3F3D" w:rsidP="00D32DC7">
      <w:pPr>
        <w:pStyle w:val="Body"/>
        <w:numPr>
          <w:ilvl w:val="1"/>
          <w:numId w:val="35"/>
        </w:numPr>
        <w:jc w:val="both"/>
      </w:pPr>
      <w:r>
        <w:t xml:space="preserve">In the second stage, Sequencer accepts Footer Data from </w:t>
      </w:r>
      <w:proofErr w:type="spellStart"/>
      <w:r>
        <w:t>Stitcher</w:t>
      </w:r>
      <w:proofErr w:type="spellEnd"/>
      <w:r>
        <w:t>. Footer TLV Sideband Signals are appended to each beat of Footer until end of TLV.</w:t>
      </w:r>
    </w:p>
    <w:p w:rsidR="00D32DC7" w:rsidRDefault="00D32DC7" w:rsidP="00D32DC7">
      <w:pPr>
        <w:pStyle w:val="Body"/>
        <w:numPr>
          <w:ilvl w:val="0"/>
          <w:numId w:val="35"/>
        </w:numPr>
        <w:jc w:val="both"/>
      </w:pPr>
      <w:r>
        <w:t xml:space="preserve">TLV </w:t>
      </w:r>
      <w:proofErr w:type="spellStart"/>
      <w:r>
        <w:t>Stitcher</w:t>
      </w:r>
      <w:proofErr w:type="spellEnd"/>
    </w:p>
    <w:p w:rsidR="00D32DC7" w:rsidRDefault="00D32DC7" w:rsidP="00D32DC7">
      <w:pPr>
        <w:pStyle w:val="Body"/>
        <w:numPr>
          <w:ilvl w:val="1"/>
          <w:numId w:val="35"/>
        </w:numPr>
        <w:jc w:val="both"/>
      </w:pPr>
      <w:r>
        <w:t>Common Block that accepts TLVs and orders them appropriately.</w:t>
      </w:r>
    </w:p>
    <w:p w:rsidR="00475C78" w:rsidRDefault="00350F2E" w:rsidP="00350F2E">
      <w:pPr>
        <w:pStyle w:val="Heading2"/>
      </w:pPr>
      <w:bookmarkStart w:id="94" w:name="_Toc536792078"/>
      <w:r>
        <w:t>Command FIFOs</w:t>
      </w:r>
      <w:bookmarkEnd w:id="94"/>
    </w:p>
    <w:p w:rsidR="00580B81" w:rsidRDefault="00580B81" w:rsidP="00580B81">
      <w:pPr>
        <w:pStyle w:val="Body"/>
        <w:spacing w:after="240"/>
      </w:pPr>
      <w:r>
        <w:t>There are five Command FIFOs designed to store metadata for two frames. This will allow the pipeline to keep operating efficiently.</w:t>
      </w:r>
    </w:p>
    <w:tbl>
      <w:tblPr>
        <w:tblStyle w:val="LightGrid-Accent11"/>
        <w:tblW w:w="0" w:type="auto"/>
        <w:tblLook w:val="04A0" w:firstRow="1" w:lastRow="0" w:firstColumn="1" w:lastColumn="0" w:noHBand="0" w:noVBand="1"/>
      </w:tblPr>
      <w:tblGrid>
        <w:gridCol w:w="2663"/>
        <w:gridCol w:w="5609"/>
        <w:gridCol w:w="1608"/>
      </w:tblGrid>
      <w:tr w:rsidR="00580B81" w:rsidTr="00053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580B81" w:rsidRDefault="00580B81" w:rsidP="00053F8B">
            <w:pPr>
              <w:pStyle w:val="Body"/>
              <w:spacing w:before="0"/>
            </w:pPr>
            <w:r>
              <w:t>Command FIFO Name</w:t>
            </w:r>
          </w:p>
        </w:tc>
        <w:tc>
          <w:tcPr>
            <w:tcW w:w="5760" w:type="dxa"/>
          </w:tcPr>
          <w:p w:rsidR="00580B81" w:rsidRDefault="00580B81" w:rsidP="00053F8B">
            <w:pPr>
              <w:pStyle w:val="Body"/>
              <w:spacing w:before="0"/>
              <w:cnfStyle w:val="100000000000" w:firstRow="1" w:lastRow="0" w:firstColumn="0" w:lastColumn="0" w:oddVBand="0" w:evenVBand="0" w:oddHBand="0" w:evenHBand="0" w:firstRowFirstColumn="0" w:firstRowLastColumn="0" w:lastRowFirstColumn="0" w:lastRowLastColumn="0"/>
            </w:pPr>
            <w:r>
              <w:t>Metadata Stored</w:t>
            </w:r>
          </w:p>
        </w:tc>
        <w:tc>
          <w:tcPr>
            <w:tcW w:w="1638" w:type="dxa"/>
          </w:tcPr>
          <w:p w:rsidR="00580B81" w:rsidRDefault="00580B81" w:rsidP="007D726B">
            <w:pPr>
              <w:pStyle w:val="Body"/>
              <w:spacing w:before="0"/>
              <w:cnfStyle w:val="100000000000" w:firstRow="1" w:lastRow="0" w:firstColumn="0" w:lastColumn="0" w:oddVBand="0" w:evenVBand="0" w:oddHBand="0" w:evenHBand="0" w:firstRowFirstColumn="0" w:firstRowLastColumn="0" w:lastRowFirstColumn="0" w:lastRowLastColumn="0"/>
            </w:pPr>
            <w:r>
              <w:t xml:space="preserve">FIFO </w:t>
            </w:r>
            <w:r w:rsidR="007D726B">
              <w:t>Depth</w:t>
            </w:r>
          </w:p>
        </w:tc>
      </w:tr>
      <w:tr w:rsidR="00580B81" w:rsidTr="0005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580B81" w:rsidRDefault="00580B81" w:rsidP="00053F8B">
            <w:pPr>
              <w:pStyle w:val="Body"/>
              <w:spacing w:before="0"/>
            </w:pPr>
            <w:r>
              <w:t>IV Command FIFO</w:t>
            </w:r>
          </w:p>
        </w:tc>
        <w:tc>
          <w:tcPr>
            <w:tcW w:w="5760" w:type="dxa"/>
          </w:tcPr>
          <w:p w:rsidR="00580B81" w:rsidRDefault="007D726B" w:rsidP="00053F8B">
            <w:pPr>
              <w:pStyle w:val="Body"/>
              <w:spacing w:before="0"/>
              <w:cnfStyle w:val="000000100000" w:firstRow="0" w:lastRow="0" w:firstColumn="0" w:lastColumn="0" w:oddVBand="0" w:evenVBand="0" w:oddHBand="1" w:evenHBand="0" w:firstRowFirstColumn="0" w:firstRowLastColumn="0" w:lastRowFirstColumn="0" w:lastRowLastColumn="0"/>
            </w:pPr>
            <w:r>
              <w:t xml:space="preserve">Load Key IV, </w:t>
            </w:r>
            <w:r w:rsidR="00580B81">
              <w:t>IV Operation and IV Length (96 or 128-bit)</w:t>
            </w:r>
          </w:p>
        </w:tc>
        <w:tc>
          <w:tcPr>
            <w:tcW w:w="1638" w:type="dxa"/>
          </w:tcPr>
          <w:p w:rsidR="00580B81" w:rsidRDefault="00C07D2A" w:rsidP="00053F8B">
            <w:pPr>
              <w:pStyle w:val="Body"/>
              <w:spacing w:before="0"/>
              <w:cnfStyle w:val="000000100000" w:firstRow="0" w:lastRow="0" w:firstColumn="0" w:lastColumn="0" w:oddVBand="0" w:evenVBand="0" w:oddHBand="1" w:evenHBand="0" w:firstRowFirstColumn="0" w:firstRowLastColumn="0" w:lastRowFirstColumn="0" w:lastRowLastColumn="0"/>
            </w:pPr>
            <w:r>
              <w:t>4</w:t>
            </w:r>
          </w:p>
        </w:tc>
      </w:tr>
      <w:tr w:rsidR="00580B81" w:rsidTr="00053F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580B81" w:rsidRDefault="00580B81" w:rsidP="00053F8B">
            <w:pPr>
              <w:pStyle w:val="Body"/>
              <w:spacing w:before="0"/>
            </w:pPr>
            <w:r>
              <w:t>Partition Command FIFO</w:t>
            </w:r>
          </w:p>
        </w:tc>
        <w:tc>
          <w:tcPr>
            <w:tcW w:w="5760" w:type="dxa"/>
          </w:tcPr>
          <w:p w:rsidR="00580B81" w:rsidRDefault="00580B81" w:rsidP="00053F8B">
            <w:pPr>
              <w:pStyle w:val="Body"/>
              <w:spacing w:before="0"/>
              <w:cnfStyle w:val="000000010000" w:firstRow="0" w:lastRow="0" w:firstColumn="0" w:lastColumn="0" w:oddVBand="0" w:evenVBand="0" w:oddHBand="0" w:evenHBand="1" w:firstRowFirstColumn="0" w:firstRowLastColumn="0" w:lastRowFirstColumn="0" w:lastRowLastColumn="0"/>
            </w:pPr>
            <w:r>
              <w:t>AAD Length and Cipher Pad Operation</w:t>
            </w:r>
          </w:p>
        </w:tc>
        <w:tc>
          <w:tcPr>
            <w:tcW w:w="1638" w:type="dxa"/>
          </w:tcPr>
          <w:p w:rsidR="00580B81" w:rsidRDefault="007D726B" w:rsidP="00053F8B">
            <w:pPr>
              <w:pStyle w:val="Body"/>
              <w:spacing w:before="0"/>
              <w:cnfStyle w:val="000000010000" w:firstRow="0" w:lastRow="0" w:firstColumn="0" w:lastColumn="0" w:oddVBand="0" w:evenVBand="0" w:oddHBand="0" w:evenHBand="1" w:firstRowFirstColumn="0" w:firstRowLastColumn="0" w:lastRowFirstColumn="0" w:lastRowLastColumn="0"/>
            </w:pPr>
            <w:r>
              <w:t>2</w:t>
            </w:r>
          </w:p>
        </w:tc>
      </w:tr>
      <w:tr w:rsidR="00580B81" w:rsidTr="0005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580B81" w:rsidRDefault="00580B81" w:rsidP="00053F8B">
            <w:pPr>
              <w:pStyle w:val="Body"/>
              <w:spacing w:before="0"/>
            </w:pPr>
            <w:r>
              <w:t>Cipher Command FIFO</w:t>
            </w:r>
          </w:p>
        </w:tc>
        <w:tc>
          <w:tcPr>
            <w:tcW w:w="5760" w:type="dxa"/>
          </w:tcPr>
          <w:p w:rsidR="00580B81" w:rsidRDefault="00580B81" w:rsidP="00053F8B">
            <w:pPr>
              <w:pStyle w:val="Body"/>
              <w:spacing w:before="0"/>
              <w:cnfStyle w:val="000000100000" w:firstRow="0" w:lastRow="0" w:firstColumn="0" w:lastColumn="0" w:oddVBand="0" w:evenVBand="0" w:oddHBand="1" w:evenHBand="0" w:firstRowFirstColumn="0" w:firstRowLastColumn="0" w:lastRowFirstColumn="0" w:lastRowLastColumn="0"/>
            </w:pPr>
            <w:r>
              <w:t>Cipher Operation</w:t>
            </w:r>
            <w:r w:rsidR="008D77F8">
              <w:t xml:space="preserve"> and AAD Present bit</w:t>
            </w:r>
          </w:p>
        </w:tc>
        <w:tc>
          <w:tcPr>
            <w:tcW w:w="1638" w:type="dxa"/>
          </w:tcPr>
          <w:p w:rsidR="00580B81" w:rsidRDefault="007D726B" w:rsidP="00053F8B">
            <w:pPr>
              <w:pStyle w:val="Body"/>
              <w:spacing w:before="0"/>
              <w:cnfStyle w:val="000000100000" w:firstRow="0" w:lastRow="0" w:firstColumn="0" w:lastColumn="0" w:oddVBand="0" w:evenVBand="0" w:oddHBand="1" w:evenHBand="0" w:firstRowFirstColumn="0" w:firstRowLastColumn="0" w:lastRowFirstColumn="0" w:lastRowLastColumn="0"/>
            </w:pPr>
            <w:r>
              <w:t>2</w:t>
            </w:r>
          </w:p>
        </w:tc>
      </w:tr>
      <w:tr w:rsidR="00580B81" w:rsidTr="00053F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580B81" w:rsidRDefault="00580B81" w:rsidP="00053F8B">
            <w:pPr>
              <w:pStyle w:val="Body"/>
              <w:spacing w:before="0"/>
            </w:pPr>
            <w:r>
              <w:t>Hash Command FIFO</w:t>
            </w:r>
          </w:p>
        </w:tc>
        <w:tc>
          <w:tcPr>
            <w:tcW w:w="5760" w:type="dxa"/>
          </w:tcPr>
          <w:p w:rsidR="00580B81" w:rsidRDefault="00580B81" w:rsidP="00053F8B">
            <w:pPr>
              <w:pStyle w:val="Body"/>
              <w:spacing w:before="0"/>
              <w:cnfStyle w:val="000000010000" w:firstRow="0" w:lastRow="0" w:firstColumn="0" w:lastColumn="0" w:oddVBand="0" w:evenVBand="0" w:oddHBand="0" w:evenHBand="1" w:firstRowFirstColumn="0" w:firstRowLastColumn="0" w:lastRowFirstColumn="0" w:lastRowLastColumn="0"/>
            </w:pPr>
            <w:r>
              <w:t>Authentication Operation</w:t>
            </w:r>
            <w:r w:rsidR="008D77F8">
              <w:t>, Small Size bit</w:t>
            </w:r>
            <w:r>
              <w:t xml:space="preserve"> and AAD Length</w:t>
            </w:r>
          </w:p>
        </w:tc>
        <w:tc>
          <w:tcPr>
            <w:tcW w:w="1638" w:type="dxa"/>
          </w:tcPr>
          <w:p w:rsidR="00580B81" w:rsidRDefault="007D726B" w:rsidP="00053F8B">
            <w:pPr>
              <w:pStyle w:val="Body"/>
              <w:spacing w:before="0"/>
              <w:cnfStyle w:val="000000010000" w:firstRow="0" w:lastRow="0" w:firstColumn="0" w:lastColumn="0" w:oddVBand="0" w:evenVBand="0" w:oddHBand="0" w:evenHBand="1" w:firstRowFirstColumn="0" w:firstRowLastColumn="0" w:lastRowFirstColumn="0" w:lastRowLastColumn="0"/>
            </w:pPr>
            <w:r>
              <w:t>2</w:t>
            </w:r>
          </w:p>
        </w:tc>
      </w:tr>
      <w:tr w:rsidR="00580B81" w:rsidTr="0005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580B81" w:rsidRDefault="00580B81" w:rsidP="00053F8B">
            <w:pPr>
              <w:pStyle w:val="Body"/>
              <w:spacing w:before="0"/>
            </w:pPr>
            <w:proofErr w:type="spellStart"/>
            <w:r>
              <w:t>Stitcher</w:t>
            </w:r>
            <w:proofErr w:type="spellEnd"/>
            <w:r>
              <w:t xml:space="preserve"> Command FIFO</w:t>
            </w:r>
          </w:p>
        </w:tc>
        <w:tc>
          <w:tcPr>
            <w:tcW w:w="5760" w:type="dxa"/>
          </w:tcPr>
          <w:p w:rsidR="00580B81" w:rsidRDefault="008D77F8" w:rsidP="008D77F8">
            <w:pPr>
              <w:pStyle w:val="Body"/>
              <w:spacing w:before="0"/>
              <w:cnfStyle w:val="000000100000" w:firstRow="0" w:lastRow="0" w:firstColumn="0" w:lastColumn="0" w:oddVBand="0" w:evenVBand="0" w:oddHBand="1" w:evenHBand="0" w:firstRowFirstColumn="0" w:firstRowLastColumn="0" w:lastRowFirstColumn="0" w:lastRowLastColumn="0"/>
            </w:pPr>
            <w:r>
              <w:t>Authentication Operation Performed</w:t>
            </w:r>
            <w:r w:rsidR="00580B81">
              <w:t>, IV based Cipher</w:t>
            </w:r>
            <w:r w:rsidR="007D726B">
              <w:t>, Frame Number, FRMD IV missing indicator</w:t>
            </w:r>
            <w:r w:rsidR="00580B81">
              <w:t xml:space="preserve"> and </w:t>
            </w:r>
            <w:r>
              <w:t>CMD TLV Engine ID and Sequence number</w:t>
            </w:r>
          </w:p>
        </w:tc>
        <w:tc>
          <w:tcPr>
            <w:tcW w:w="1638" w:type="dxa"/>
          </w:tcPr>
          <w:p w:rsidR="00580B81" w:rsidRDefault="00C07D2A" w:rsidP="00053F8B">
            <w:pPr>
              <w:pStyle w:val="Body"/>
              <w:spacing w:before="0"/>
              <w:cnfStyle w:val="000000100000" w:firstRow="0" w:lastRow="0" w:firstColumn="0" w:lastColumn="0" w:oddVBand="0" w:evenVBand="0" w:oddHBand="1" w:evenHBand="0" w:firstRowFirstColumn="0" w:firstRowLastColumn="0" w:lastRowFirstColumn="0" w:lastRowLastColumn="0"/>
            </w:pPr>
            <w:r>
              <w:t>4</w:t>
            </w:r>
          </w:p>
        </w:tc>
      </w:tr>
    </w:tbl>
    <w:p w:rsidR="00580B81" w:rsidRDefault="00580B81" w:rsidP="00312DD4">
      <w:pPr>
        <w:pStyle w:val="Caption"/>
      </w:pPr>
      <w:bookmarkStart w:id="95" w:name="_Toc536792133"/>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26</w:t>
      </w:r>
      <w:r w:rsidR="00AC3548">
        <w:rPr>
          <w:noProof/>
        </w:rPr>
        <w:fldChar w:fldCharType="end"/>
      </w:r>
      <w:r>
        <w:t xml:space="preserve"> </w:t>
      </w:r>
      <w:r w:rsidR="0042232A">
        <w:t xml:space="preserve">- </w:t>
      </w:r>
      <w:r>
        <w:t>Command FIFO Sizing</w:t>
      </w:r>
      <w:bookmarkEnd w:id="95"/>
    </w:p>
    <w:p w:rsidR="00350F2E" w:rsidRDefault="00350F2E" w:rsidP="00350F2E">
      <w:pPr>
        <w:pStyle w:val="Heading2"/>
      </w:pPr>
      <w:bookmarkStart w:id="96" w:name="_Toc536792079"/>
      <w:r>
        <w:t>Key FIFOs</w:t>
      </w:r>
      <w:bookmarkEnd w:id="96"/>
    </w:p>
    <w:p w:rsidR="00580B81" w:rsidRDefault="00580B81" w:rsidP="00580B81">
      <w:pPr>
        <w:pStyle w:val="Body"/>
        <w:spacing w:after="240"/>
      </w:pPr>
      <w:r>
        <w:t>There are two Key FIFOs designed to store keys for two frames. This will allow the pipeline to keep operating efficiently.</w:t>
      </w:r>
    </w:p>
    <w:tbl>
      <w:tblPr>
        <w:tblStyle w:val="LightGrid-Accent11"/>
        <w:tblW w:w="0" w:type="auto"/>
        <w:tblLook w:val="04A0" w:firstRow="1" w:lastRow="0" w:firstColumn="1" w:lastColumn="0" w:noHBand="0" w:noVBand="1"/>
      </w:tblPr>
      <w:tblGrid>
        <w:gridCol w:w="2667"/>
        <w:gridCol w:w="5603"/>
        <w:gridCol w:w="1610"/>
      </w:tblGrid>
      <w:tr w:rsidR="00580B81" w:rsidTr="00053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580B81" w:rsidRDefault="00580B81" w:rsidP="00053F8B">
            <w:pPr>
              <w:pStyle w:val="Body"/>
              <w:spacing w:before="0"/>
            </w:pPr>
            <w:r>
              <w:t>Command FIFO Name</w:t>
            </w:r>
          </w:p>
        </w:tc>
        <w:tc>
          <w:tcPr>
            <w:tcW w:w="5760" w:type="dxa"/>
          </w:tcPr>
          <w:p w:rsidR="00580B81" w:rsidRDefault="00580B81" w:rsidP="00053F8B">
            <w:pPr>
              <w:pStyle w:val="Body"/>
              <w:spacing w:before="0"/>
              <w:cnfStyle w:val="100000000000" w:firstRow="1" w:lastRow="0" w:firstColumn="0" w:lastColumn="0" w:oddVBand="0" w:evenVBand="0" w:oddHBand="0" w:evenHBand="0" w:firstRowFirstColumn="0" w:firstRowLastColumn="0" w:lastRowFirstColumn="0" w:lastRowLastColumn="0"/>
            </w:pPr>
            <w:r>
              <w:t>Metadata Stored</w:t>
            </w:r>
          </w:p>
        </w:tc>
        <w:tc>
          <w:tcPr>
            <w:tcW w:w="1638" w:type="dxa"/>
          </w:tcPr>
          <w:p w:rsidR="00580B81" w:rsidRDefault="00580B81" w:rsidP="007D726B">
            <w:pPr>
              <w:pStyle w:val="Body"/>
              <w:spacing w:before="0"/>
              <w:cnfStyle w:val="100000000000" w:firstRow="1" w:lastRow="0" w:firstColumn="0" w:lastColumn="0" w:oddVBand="0" w:evenVBand="0" w:oddHBand="0" w:evenHBand="0" w:firstRowFirstColumn="0" w:firstRowLastColumn="0" w:lastRowFirstColumn="0" w:lastRowLastColumn="0"/>
            </w:pPr>
            <w:r>
              <w:t xml:space="preserve">FIFO </w:t>
            </w:r>
            <w:r w:rsidR="007D726B">
              <w:t>Depth</w:t>
            </w:r>
          </w:p>
        </w:tc>
      </w:tr>
      <w:tr w:rsidR="00580B81" w:rsidTr="0005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580B81" w:rsidRDefault="00580B81" w:rsidP="00053F8B">
            <w:pPr>
              <w:pStyle w:val="Body"/>
              <w:spacing w:before="0"/>
            </w:pPr>
            <w:r>
              <w:t>Cipher Key FIFO</w:t>
            </w:r>
          </w:p>
        </w:tc>
        <w:tc>
          <w:tcPr>
            <w:tcW w:w="5760" w:type="dxa"/>
          </w:tcPr>
          <w:p w:rsidR="00580B81" w:rsidRDefault="00580B81" w:rsidP="00053F8B">
            <w:pPr>
              <w:pStyle w:val="Body"/>
              <w:spacing w:before="0"/>
              <w:cnfStyle w:val="000000100000" w:firstRow="0" w:lastRow="0" w:firstColumn="0" w:lastColumn="0" w:oddVBand="0" w:evenVBand="0" w:oddHBand="1" w:evenHBand="0" w:firstRowFirstColumn="0" w:firstRowLastColumn="0" w:lastRowFirstColumn="0" w:lastRowLastColumn="0"/>
            </w:pPr>
            <w:r>
              <w:t>Cipher Keys. XTS has the largest key</w:t>
            </w:r>
            <w:r w:rsidR="007D726B">
              <w:t>: 512 bits</w:t>
            </w:r>
            <w:r>
              <w:t>.</w:t>
            </w:r>
          </w:p>
        </w:tc>
        <w:tc>
          <w:tcPr>
            <w:tcW w:w="1638" w:type="dxa"/>
          </w:tcPr>
          <w:p w:rsidR="00580B81" w:rsidRDefault="007D726B" w:rsidP="00053F8B">
            <w:pPr>
              <w:pStyle w:val="Body"/>
              <w:spacing w:before="0"/>
              <w:cnfStyle w:val="000000100000" w:firstRow="0" w:lastRow="0" w:firstColumn="0" w:lastColumn="0" w:oddVBand="0" w:evenVBand="0" w:oddHBand="1" w:evenHBand="0" w:firstRowFirstColumn="0" w:firstRowLastColumn="0" w:lastRowFirstColumn="0" w:lastRowLastColumn="0"/>
            </w:pPr>
            <w:r>
              <w:t>2</w:t>
            </w:r>
          </w:p>
        </w:tc>
      </w:tr>
      <w:tr w:rsidR="00580B81" w:rsidTr="00053F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580B81" w:rsidRDefault="00580B81" w:rsidP="00053F8B">
            <w:pPr>
              <w:pStyle w:val="Body"/>
              <w:spacing w:before="0"/>
            </w:pPr>
            <w:r>
              <w:t>Hash Key FIFO</w:t>
            </w:r>
          </w:p>
        </w:tc>
        <w:tc>
          <w:tcPr>
            <w:tcW w:w="5760" w:type="dxa"/>
          </w:tcPr>
          <w:p w:rsidR="00580B81" w:rsidRDefault="00580B81" w:rsidP="00053F8B">
            <w:pPr>
              <w:pStyle w:val="Body"/>
              <w:spacing w:before="0"/>
              <w:cnfStyle w:val="000000010000" w:firstRow="0" w:lastRow="0" w:firstColumn="0" w:lastColumn="0" w:oddVBand="0" w:evenVBand="0" w:oddHBand="0" w:evenHBand="1" w:firstRowFirstColumn="0" w:firstRowLastColumn="0" w:lastRowFirstColumn="0" w:lastRowLastColumn="0"/>
            </w:pPr>
            <w:r>
              <w:t>Hash Key</w:t>
            </w:r>
            <w:r w:rsidR="007D726B">
              <w:t xml:space="preserve"> is 256-bits</w:t>
            </w:r>
          </w:p>
        </w:tc>
        <w:tc>
          <w:tcPr>
            <w:tcW w:w="1638" w:type="dxa"/>
          </w:tcPr>
          <w:p w:rsidR="00580B81" w:rsidRDefault="00580B81" w:rsidP="007D726B">
            <w:pPr>
              <w:pStyle w:val="Body"/>
              <w:spacing w:before="0"/>
              <w:cnfStyle w:val="000000010000" w:firstRow="0" w:lastRow="0" w:firstColumn="0" w:lastColumn="0" w:oddVBand="0" w:evenVBand="0" w:oddHBand="0" w:evenHBand="1" w:firstRowFirstColumn="0" w:firstRowLastColumn="0" w:lastRowFirstColumn="0" w:lastRowLastColumn="0"/>
            </w:pPr>
            <w:r>
              <w:t>2</w:t>
            </w:r>
          </w:p>
        </w:tc>
      </w:tr>
    </w:tbl>
    <w:p w:rsidR="00580B81" w:rsidRDefault="00580B81" w:rsidP="00312DD4">
      <w:pPr>
        <w:pStyle w:val="Caption"/>
      </w:pPr>
      <w:bookmarkStart w:id="97" w:name="_Toc536792134"/>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27</w:t>
      </w:r>
      <w:r w:rsidR="00AC3548">
        <w:rPr>
          <w:noProof/>
        </w:rPr>
        <w:fldChar w:fldCharType="end"/>
      </w:r>
      <w:r>
        <w:t xml:space="preserve"> </w:t>
      </w:r>
      <w:r w:rsidR="0042232A">
        <w:t xml:space="preserve">- </w:t>
      </w:r>
      <w:r>
        <w:t>Key FIFO Sizing</w:t>
      </w:r>
      <w:bookmarkEnd w:id="97"/>
    </w:p>
    <w:p w:rsidR="00350F2E" w:rsidRDefault="00350F2E" w:rsidP="00350F2E">
      <w:pPr>
        <w:pStyle w:val="Heading2"/>
      </w:pPr>
      <w:bookmarkStart w:id="98" w:name="_Toc536792080"/>
      <w:r>
        <w:t>Other FIFOs</w:t>
      </w:r>
      <w:bookmarkEnd w:id="98"/>
    </w:p>
    <w:tbl>
      <w:tblPr>
        <w:tblStyle w:val="LightGrid-Accent11"/>
        <w:tblW w:w="0" w:type="auto"/>
        <w:tblLook w:val="04A0" w:firstRow="1" w:lastRow="0" w:firstColumn="1" w:lastColumn="0" w:noHBand="0" w:noVBand="1"/>
      </w:tblPr>
      <w:tblGrid>
        <w:gridCol w:w="2666"/>
        <w:gridCol w:w="5605"/>
        <w:gridCol w:w="1609"/>
      </w:tblGrid>
      <w:tr w:rsidR="004261B6" w:rsidTr="00053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4261B6" w:rsidRDefault="004261B6" w:rsidP="00053F8B">
            <w:pPr>
              <w:pStyle w:val="Body"/>
              <w:spacing w:before="0"/>
            </w:pPr>
            <w:r>
              <w:t>Command FIFO Name</w:t>
            </w:r>
          </w:p>
        </w:tc>
        <w:tc>
          <w:tcPr>
            <w:tcW w:w="5760" w:type="dxa"/>
          </w:tcPr>
          <w:p w:rsidR="004261B6" w:rsidRDefault="004261B6" w:rsidP="00053F8B">
            <w:pPr>
              <w:pStyle w:val="Body"/>
              <w:spacing w:before="0"/>
              <w:cnfStyle w:val="100000000000" w:firstRow="1" w:lastRow="0" w:firstColumn="0" w:lastColumn="0" w:oddVBand="0" w:evenVBand="0" w:oddHBand="0" w:evenHBand="0" w:firstRowFirstColumn="0" w:firstRowLastColumn="0" w:lastRowFirstColumn="0" w:lastRowLastColumn="0"/>
            </w:pPr>
            <w:r>
              <w:t>Data Stored</w:t>
            </w:r>
          </w:p>
        </w:tc>
        <w:tc>
          <w:tcPr>
            <w:tcW w:w="1638" w:type="dxa"/>
          </w:tcPr>
          <w:p w:rsidR="004261B6" w:rsidRDefault="004261B6" w:rsidP="007D726B">
            <w:pPr>
              <w:pStyle w:val="Body"/>
              <w:spacing w:before="0"/>
              <w:cnfStyle w:val="100000000000" w:firstRow="1" w:lastRow="0" w:firstColumn="0" w:lastColumn="0" w:oddVBand="0" w:evenVBand="0" w:oddHBand="0" w:evenHBand="0" w:firstRowFirstColumn="0" w:firstRowLastColumn="0" w:lastRowFirstColumn="0" w:lastRowLastColumn="0"/>
            </w:pPr>
            <w:r>
              <w:t xml:space="preserve">FIFO </w:t>
            </w:r>
            <w:r w:rsidR="007D726B">
              <w:t>Depth</w:t>
            </w:r>
          </w:p>
        </w:tc>
      </w:tr>
      <w:tr w:rsidR="004261B6" w:rsidTr="0005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4261B6" w:rsidRDefault="004261B6" w:rsidP="00053F8B">
            <w:pPr>
              <w:pStyle w:val="Body"/>
              <w:spacing w:before="0"/>
            </w:pPr>
            <w:r>
              <w:lastRenderedPageBreak/>
              <w:t>Raw IV FIFO</w:t>
            </w:r>
          </w:p>
        </w:tc>
        <w:tc>
          <w:tcPr>
            <w:tcW w:w="5760" w:type="dxa"/>
          </w:tcPr>
          <w:p w:rsidR="004261B6" w:rsidRDefault="004261B6" w:rsidP="00053F8B">
            <w:pPr>
              <w:pStyle w:val="Body"/>
              <w:spacing w:before="0"/>
              <w:cnfStyle w:val="000000100000" w:firstRow="0" w:lastRow="0" w:firstColumn="0" w:lastColumn="0" w:oddVBand="0" w:evenVBand="0" w:oddHBand="1" w:evenHBand="0" w:firstRowFirstColumn="0" w:firstRowLastColumn="0" w:lastRowFirstColumn="0" w:lastRowLastColumn="0"/>
            </w:pPr>
            <w:r>
              <w:t>IVs from FRMD</w:t>
            </w:r>
            <w:r w:rsidR="007D726B">
              <w:t xml:space="preserve"> TLVs</w:t>
            </w:r>
          </w:p>
        </w:tc>
        <w:tc>
          <w:tcPr>
            <w:tcW w:w="1638" w:type="dxa"/>
          </w:tcPr>
          <w:p w:rsidR="004261B6" w:rsidRDefault="007D726B" w:rsidP="00053F8B">
            <w:pPr>
              <w:pStyle w:val="Body"/>
              <w:spacing w:before="0"/>
              <w:cnfStyle w:val="000000100000" w:firstRow="0" w:lastRow="0" w:firstColumn="0" w:lastColumn="0" w:oddVBand="0" w:evenVBand="0" w:oddHBand="1" w:evenHBand="0" w:firstRowFirstColumn="0" w:firstRowLastColumn="0" w:lastRowFirstColumn="0" w:lastRowLastColumn="0"/>
            </w:pPr>
            <w:r>
              <w:t>2</w:t>
            </w:r>
          </w:p>
        </w:tc>
      </w:tr>
      <w:tr w:rsidR="007D726B" w:rsidTr="00053F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7D726B" w:rsidRDefault="007D726B" w:rsidP="00053F8B">
            <w:pPr>
              <w:pStyle w:val="Body"/>
              <w:spacing w:before="0"/>
            </w:pPr>
            <w:r>
              <w:t>Key IV FIFO</w:t>
            </w:r>
          </w:p>
        </w:tc>
        <w:tc>
          <w:tcPr>
            <w:tcW w:w="5760" w:type="dxa"/>
          </w:tcPr>
          <w:p w:rsidR="007D726B" w:rsidRDefault="007D726B" w:rsidP="00053F8B">
            <w:pPr>
              <w:pStyle w:val="Body"/>
              <w:spacing w:before="0"/>
              <w:cnfStyle w:val="000000010000" w:firstRow="0" w:lastRow="0" w:firstColumn="0" w:lastColumn="0" w:oddVBand="0" w:evenVBand="0" w:oddHBand="0" w:evenHBand="1" w:firstRowFirstColumn="0" w:firstRowLastColumn="0" w:lastRowFirstColumn="0" w:lastRowLastColumn="0"/>
            </w:pPr>
            <w:r>
              <w:t>IVs from Key TLV</w:t>
            </w:r>
          </w:p>
        </w:tc>
        <w:tc>
          <w:tcPr>
            <w:tcW w:w="1638" w:type="dxa"/>
          </w:tcPr>
          <w:p w:rsidR="007D726B" w:rsidRDefault="007D726B" w:rsidP="00053F8B">
            <w:pPr>
              <w:pStyle w:val="Body"/>
              <w:spacing w:before="0"/>
              <w:cnfStyle w:val="000000010000" w:firstRow="0" w:lastRow="0" w:firstColumn="0" w:lastColumn="0" w:oddVBand="0" w:evenVBand="0" w:oddHBand="0" w:evenHBand="1" w:firstRowFirstColumn="0" w:firstRowLastColumn="0" w:lastRowFirstColumn="0" w:lastRowLastColumn="0"/>
            </w:pPr>
            <w:r>
              <w:t>2</w:t>
            </w:r>
          </w:p>
        </w:tc>
      </w:tr>
      <w:tr w:rsidR="007D726B" w:rsidTr="0005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7D726B" w:rsidRDefault="007D726B" w:rsidP="00053F8B">
            <w:pPr>
              <w:pStyle w:val="Body"/>
              <w:spacing w:before="0"/>
            </w:pPr>
            <w:r>
              <w:t>Length FIFO</w:t>
            </w:r>
          </w:p>
        </w:tc>
        <w:tc>
          <w:tcPr>
            <w:tcW w:w="5760" w:type="dxa"/>
          </w:tcPr>
          <w:p w:rsidR="007D726B" w:rsidRDefault="007D726B" w:rsidP="00053F8B">
            <w:pPr>
              <w:pStyle w:val="Body"/>
              <w:spacing w:before="0"/>
              <w:cnfStyle w:val="000000100000" w:firstRow="0" w:lastRow="0" w:firstColumn="0" w:lastColumn="0" w:oddVBand="0" w:evenVBand="0" w:oddHBand="1" w:evenHBand="0" w:firstRowFirstColumn="0" w:firstRowLastColumn="0" w:lastRowFirstColumn="0" w:lastRowLastColumn="0"/>
            </w:pPr>
            <w:r>
              <w:t>Length of Hash Data</w:t>
            </w:r>
          </w:p>
        </w:tc>
        <w:tc>
          <w:tcPr>
            <w:tcW w:w="1638" w:type="dxa"/>
          </w:tcPr>
          <w:p w:rsidR="007D726B" w:rsidRDefault="007D726B" w:rsidP="00053F8B">
            <w:pPr>
              <w:pStyle w:val="Body"/>
              <w:spacing w:before="0"/>
              <w:cnfStyle w:val="000000100000" w:firstRow="0" w:lastRow="0" w:firstColumn="0" w:lastColumn="0" w:oddVBand="0" w:evenVBand="0" w:oddHBand="1" w:evenHBand="0" w:firstRowFirstColumn="0" w:firstRowLastColumn="0" w:lastRowFirstColumn="0" w:lastRowLastColumn="0"/>
            </w:pPr>
            <w:r>
              <w:t>2</w:t>
            </w:r>
          </w:p>
        </w:tc>
      </w:tr>
      <w:tr w:rsidR="004261B6" w:rsidTr="00053F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4261B6" w:rsidRDefault="004261B6" w:rsidP="00053F8B">
            <w:pPr>
              <w:pStyle w:val="Body"/>
              <w:spacing w:before="0"/>
            </w:pPr>
            <w:r>
              <w:t>Footer FIFO</w:t>
            </w:r>
          </w:p>
        </w:tc>
        <w:tc>
          <w:tcPr>
            <w:tcW w:w="5760" w:type="dxa"/>
          </w:tcPr>
          <w:p w:rsidR="004261B6" w:rsidRDefault="004261B6" w:rsidP="00053F8B">
            <w:pPr>
              <w:pStyle w:val="Body"/>
              <w:spacing w:before="0"/>
              <w:cnfStyle w:val="000000010000" w:firstRow="0" w:lastRow="0" w:firstColumn="0" w:lastColumn="0" w:oddVBand="0" w:evenVBand="0" w:oddHBand="0" w:evenHBand="1" w:firstRowFirstColumn="0" w:firstRowLastColumn="0" w:lastRowFirstColumn="0" w:lastRowLastColumn="0"/>
            </w:pPr>
            <w:r>
              <w:t>Footer Data in Footer TLV</w:t>
            </w:r>
          </w:p>
        </w:tc>
        <w:tc>
          <w:tcPr>
            <w:tcW w:w="1638" w:type="dxa"/>
          </w:tcPr>
          <w:p w:rsidR="004261B6" w:rsidRDefault="007D726B" w:rsidP="00053F8B">
            <w:pPr>
              <w:pStyle w:val="Body"/>
              <w:spacing w:before="0"/>
              <w:cnfStyle w:val="000000010000" w:firstRow="0" w:lastRow="0" w:firstColumn="0" w:lastColumn="0" w:oddVBand="0" w:evenVBand="0" w:oddHBand="0" w:evenHBand="1" w:firstRowFirstColumn="0" w:firstRowLastColumn="0" w:lastRowFirstColumn="0" w:lastRowLastColumn="0"/>
            </w:pPr>
            <w:r>
              <w:t>32</w:t>
            </w:r>
          </w:p>
        </w:tc>
      </w:tr>
      <w:tr w:rsidR="004261B6" w:rsidTr="0005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4261B6" w:rsidRDefault="004261B6" w:rsidP="00053F8B">
            <w:pPr>
              <w:pStyle w:val="Body"/>
              <w:spacing w:before="0"/>
            </w:pPr>
            <w:r>
              <w:t>TLV Sideband FIFO</w:t>
            </w:r>
          </w:p>
        </w:tc>
        <w:tc>
          <w:tcPr>
            <w:tcW w:w="5760" w:type="dxa"/>
          </w:tcPr>
          <w:p w:rsidR="004261B6" w:rsidRDefault="004261B6" w:rsidP="00053F8B">
            <w:pPr>
              <w:pStyle w:val="Body"/>
              <w:spacing w:before="0"/>
              <w:cnfStyle w:val="000000100000" w:firstRow="0" w:lastRow="0" w:firstColumn="0" w:lastColumn="0" w:oddVBand="0" w:evenVBand="0" w:oddHBand="1" w:evenHBand="0" w:firstRowFirstColumn="0" w:firstRowLastColumn="0" w:lastRowFirstColumn="0" w:lastRowLastColumn="0"/>
            </w:pPr>
            <w:r>
              <w:t xml:space="preserve">Word0 of </w:t>
            </w:r>
            <w:r w:rsidR="007D726B">
              <w:t xml:space="preserve">FRMD, </w:t>
            </w:r>
            <w:r>
              <w:t>Data and Footer TLV</w:t>
            </w:r>
          </w:p>
        </w:tc>
        <w:tc>
          <w:tcPr>
            <w:tcW w:w="1638" w:type="dxa"/>
          </w:tcPr>
          <w:p w:rsidR="004261B6" w:rsidRDefault="00C07D2A" w:rsidP="00053F8B">
            <w:pPr>
              <w:pStyle w:val="Body"/>
              <w:spacing w:before="0"/>
              <w:cnfStyle w:val="000000100000" w:firstRow="0" w:lastRow="0" w:firstColumn="0" w:lastColumn="0" w:oddVBand="0" w:evenVBand="0" w:oddHBand="1" w:evenHBand="0" w:firstRowFirstColumn="0" w:firstRowLastColumn="0" w:lastRowFirstColumn="0" w:lastRowLastColumn="0"/>
            </w:pPr>
            <w:r>
              <w:t>4</w:t>
            </w:r>
          </w:p>
        </w:tc>
      </w:tr>
      <w:tr w:rsidR="004261B6" w:rsidTr="00053F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4261B6" w:rsidRDefault="004261B6" w:rsidP="00053F8B">
            <w:pPr>
              <w:pStyle w:val="Body"/>
              <w:spacing w:before="0"/>
            </w:pPr>
            <w:r>
              <w:t>IV FIFO</w:t>
            </w:r>
          </w:p>
        </w:tc>
        <w:tc>
          <w:tcPr>
            <w:tcW w:w="5760" w:type="dxa"/>
          </w:tcPr>
          <w:p w:rsidR="004261B6" w:rsidRDefault="004261B6" w:rsidP="00053F8B">
            <w:pPr>
              <w:pStyle w:val="Body"/>
              <w:spacing w:before="0"/>
              <w:cnfStyle w:val="000000010000" w:firstRow="0" w:lastRow="0" w:firstColumn="0" w:lastColumn="0" w:oddVBand="0" w:evenVBand="0" w:oddHBand="0" w:evenHBand="1" w:firstRowFirstColumn="0" w:firstRowLastColumn="0" w:lastRowFirstColumn="0" w:lastRowLastColumn="0"/>
            </w:pPr>
            <w:r>
              <w:t>IV to be used in Cipher</w:t>
            </w:r>
          </w:p>
        </w:tc>
        <w:tc>
          <w:tcPr>
            <w:tcW w:w="1638" w:type="dxa"/>
          </w:tcPr>
          <w:p w:rsidR="004261B6" w:rsidRDefault="007D726B" w:rsidP="00053F8B">
            <w:pPr>
              <w:pStyle w:val="Body"/>
              <w:spacing w:before="0"/>
              <w:cnfStyle w:val="000000010000" w:firstRow="0" w:lastRow="0" w:firstColumn="0" w:lastColumn="0" w:oddVBand="0" w:evenVBand="0" w:oddHBand="0" w:evenHBand="1" w:firstRowFirstColumn="0" w:firstRowLastColumn="0" w:lastRowFirstColumn="0" w:lastRowLastColumn="0"/>
            </w:pPr>
            <w:r>
              <w:t>2</w:t>
            </w:r>
          </w:p>
        </w:tc>
      </w:tr>
      <w:tr w:rsidR="004261B6" w:rsidTr="0005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4261B6" w:rsidRDefault="004261B6" w:rsidP="00053F8B">
            <w:pPr>
              <w:pStyle w:val="Body"/>
              <w:spacing w:before="0"/>
            </w:pPr>
            <w:r>
              <w:t>Used IV FIFO</w:t>
            </w:r>
          </w:p>
        </w:tc>
        <w:tc>
          <w:tcPr>
            <w:tcW w:w="5760" w:type="dxa"/>
          </w:tcPr>
          <w:p w:rsidR="004261B6" w:rsidRDefault="004261B6" w:rsidP="00053F8B">
            <w:pPr>
              <w:pStyle w:val="Body"/>
              <w:spacing w:before="0"/>
              <w:cnfStyle w:val="000000100000" w:firstRow="0" w:lastRow="0" w:firstColumn="0" w:lastColumn="0" w:oddVBand="0" w:evenVBand="0" w:oddHBand="1" w:evenHBand="0" w:firstRowFirstColumn="0" w:firstRowLastColumn="0" w:lastRowFirstColumn="0" w:lastRowLastColumn="0"/>
            </w:pPr>
            <w:r>
              <w:t>IV to insert into Footer TLV</w:t>
            </w:r>
          </w:p>
        </w:tc>
        <w:tc>
          <w:tcPr>
            <w:tcW w:w="1638" w:type="dxa"/>
          </w:tcPr>
          <w:p w:rsidR="004261B6" w:rsidRDefault="007D726B" w:rsidP="00053F8B">
            <w:pPr>
              <w:pStyle w:val="Body"/>
              <w:spacing w:before="0"/>
              <w:cnfStyle w:val="000000100000" w:firstRow="0" w:lastRow="0" w:firstColumn="0" w:lastColumn="0" w:oddVBand="0" w:evenVBand="0" w:oddHBand="1" w:evenHBand="0" w:firstRowFirstColumn="0" w:firstRowLastColumn="0" w:lastRowFirstColumn="0" w:lastRowLastColumn="0"/>
            </w:pPr>
            <w:r>
              <w:t>4</w:t>
            </w:r>
          </w:p>
        </w:tc>
      </w:tr>
      <w:tr w:rsidR="008D77F8" w:rsidTr="00053F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8D77F8" w:rsidRDefault="008D77F8" w:rsidP="00053F8B">
            <w:pPr>
              <w:pStyle w:val="Body"/>
              <w:spacing w:before="0"/>
            </w:pPr>
            <w:r>
              <w:t>Key Metadata FIFO</w:t>
            </w:r>
          </w:p>
        </w:tc>
        <w:tc>
          <w:tcPr>
            <w:tcW w:w="5760" w:type="dxa"/>
          </w:tcPr>
          <w:p w:rsidR="008D77F8" w:rsidRDefault="008D77F8" w:rsidP="00053F8B">
            <w:pPr>
              <w:pStyle w:val="Body"/>
              <w:spacing w:before="0"/>
              <w:cnfStyle w:val="000000010000" w:firstRow="0" w:lastRow="0" w:firstColumn="0" w:lastColumn="0" w:oddVBand="0" w:evenVBand="0" w:oddHBand="0" w:evenHBand="1" w:firstRowFirstColumn="0" w:firstRowLastColumn="0" w:lastRowFirstColumn="0" w:lastRowLastColumn="0"/>
            </w:pPr>
            <w:r>
              <w:t>GUID, Engine ID and Sequence number of Key TLV</w:t>
            </w:r>
          </w:p>
        </w:tc>
        <w:tc>
          <w:tcPr>
            <w:tcW w:w="1638" w:type="dxa"/>
          </w:tcPr>
          <w:p w:rsidR="008D77F8" w:rsidRDefault="007D726B" w:rsidP="00053F8B">
            <w:pPr>
              <w:pStyle w:val="Body"/>
              <w:spacing w:before="0"/>
              <w:cnfStyle w:val="000000010000" w:firstRow="0" w:lastRow="0" w:firstColumn="0" w:lastColumn="0" w:oddVBand="0" w:evenVBand="0" w:oddHBand="0" w:evenHBand="1" w:firstRowFirstColumn="0" w:firstRowLastColumn="0" w:lastRowFirstColumn="0" w:lastRowLastColumn="0"/>
            </w:pPr>
            <w:r>
              <w:t>2</w:t>
            </w:r>
          </w:p>
        </w:tc>
      </w:tr>
      <w:tr w:rsidR="004261B6" w:rsidTr="0005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4261B6" w:rsidRDefault="004261B6" w:rsidP="00053F8B">
            <w:pPr>
              <w:pStyle w:val="Body"/>
              <w:spacing w:before="0"/>
            </w:pPr>
            <w:r>
              <w:t>Cipher FIFO</w:t>
            </w:r>
          </w:p>
        </w:tc>
        <w:tc>
          <w:tcPr>
            <w:tcW w:w="5760" w:type="dxa"/>
          </w:tcPr>
          <w:p w:rsidR="004261B6" w:rsidRDefault="008463C0" w:rsidP="008463C0">
            <w:pPr>
              <w:pStyle w:val="Body"/>
              <w:spacing w:before="0"/>
              <w:cnfStyle w:val="000000100000" w:firstRow="0" w:lastRow="0" w:firstColumn="0" w:lastColumn="0" w:oddVBand="0" w:evenVBand="0" w:oddHBand="1" w:evenHBand="0" w:firstRowFirstColumn="0" w:firstRowLastColumn="0" w:lastRowFirstColumn="0" w:lastRowLastColumn="0"/>
            </w:pPr>
            <w:r>
              <w:t>Sideband Information while Data is churning in AES</w:t>
            </w:r>
          </w:p>
        </w:tc>
        <w:tc>
          <w:tcPr>
            <w:tcW w:w="1638" w:type="dxa"/>
          </w:tcPr>
          <w:p w:rsidR="004261B6" w:rsidRDefault="008463C0" w:rsidP="00053F8B">
            <w:pPr>
              <w:pStyle w:val="Body"/>
              <w:spacing w:before="0"/>
              <w:cnfStyle w:val="000000100000" w:firstRow="0" w:lastRow="0" w:firstColumn="0" w:lastColumn="0" w:oddVBand="0" w:evenVBand="0" w:oddHBand="1" w:evenHBand="0" w:firstRowFirstColumn="0" w:firstRowLastColumn="0" w:lastRowFirstColumn="0" w:lastRowLastColumn="0"/>
            </w:pPr>
            <w:r>
              <w:t>16</w:t>
            </w:r>
          </w:p>
        </w:tc>
      </w:tr>
      <w:tr w:rsidR="004261B6" w:rsidTr="00053F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4261B6" w:rsidRDefault="004261B6" w:rsidP="00053F8B">
            <w:pPr>
              <w:pStyle w:val="Body"/>
              <w:spacing w:before="0"/>
            </w:pPr>
            <w:r>
              <w:t>Cipher Result FIFO</w:t>
            </w:r>
          </w:p>
        </w:tc>
        <w:tc>
          <w:tcPr>
            <w:tcW w:w="5760" w:type="dxa"/>
          </w:tcPr>
          <w:p w:rsidR="004261B6" w:rsidRDefault="004261B6" w:rsidP="00053F8B">
            <w:pPr>
              <w:pStyle w:val="Body"/>
              <w:spacing w:before="0"/>
              <w:cnfStyle w:val="000000010000" w:firstRow="0" w:lastRow="0" w:firstColumn="0" w:lastColumn="0" w:oddVBand="0" w:evenVBand="0" w:oddHBand="0" w:evenHBand="1" w:firstRowFirstColumn="0" w:firstRowLastColumn="0" w:lastRowFirstColumn="0" w:lastRowLastColumn="0"/>
            </w:pPr>
            <w:r>
              <w:t>Stores processed data while data is downsized</w:t>
            </w:r>
          </w:p>
        </w:tc>
        <w:tc>
          <w:tcPr>
            <w:tcW w:w="1638" w:type="dxa"/>
          </w:tcPr>
          <w:p w:rsidR="004261B6" w:rsidRDefault="006B0974" w:rsidP="00555D89">
            <w:pPr>
              <w:pStyle w:val="Body"/>
              <w:keepNext/>
              <w:spacing w:before="0"/>
              <w:cnfStyle w:val="000000010000" w:firstRow="0" w:lastRow="0" w:firstColumn="0" w:lastColumn="0" w:oddVBand="0" w:evenVBand="0" w:oddHBand="0" w:evenHBand="1" w:firstRowFirstColumn="0" w:firstRowLastColumn="0" w:lastRowFirstColumn="0" w:lastRowLastColumn="0"/>
            </w:pPr>
            <w:r>
              <w:t>32</w:t>
            </w:r>
          </w:p>
        </w:tc>
      </w:tr>
    </w:tbl>
    <w:p w:rsidR="00475C78" w:rsidRDefault="00555D89" w:rsidP="00312DD4">
      <w:pPr>
        <w:pStyle w:val="Caption"/>
      </w:pPr>
      <w:bookmarkStart w:id="99" w:name="_Toc536792135"/>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28</w:t>
      </w:r>
      <w:r w:rsidR="00AC3548">
        <w:rPr>
          <w:noProof/>
        </w:rPr>
        <w:fldChar w:fldCharType="end"/>
      </w:r>
      <w:r>
        <w:t xml:space="preserve"> </w:t>
      </w:r>
      <w:r w:rsidR="0042232A">
        <w:t xml:space="preserve">- </w:t>
      </w:r>
      <w:r>
        <w:t>Other FIFO Sizing</w:t>
      </w:r>
      <w:bookmarkEnd w:id="99"/>
    </w:p>
    <w:p w:rsidR="005F6DDA" w:rsidRDefault="005F6DDA" w:rsidP="005F6DDA">
      <w:pPr>
        <w:pStyle w:val="Heading2"/>
      </w:pPr>
      <w:bookmarkStart w:id="100" w:name="_Toc536792081"/>
      <w:r>
        <w:t>IV Processor</w:t>
      </w:r>
      <w:bookmarkEnd w:id="100"/>
    </w:p>
    <w:p w:rsidR="005F6DDA" w:rsidRDefault="005F6DDA" w:rsidP="005F6DDA">
      <w:pPr>
        <w:pStyle w:val="Body"/>
        <w:spacing w:line="360" w:lineRule="auto"/>
      </w:pPr>
      <w:r>
        <w:t>IV Processor controls an AES Core through a DRNG FSM. There are three ways to generate an IV.</w:t>
      </w:r>
    </w:p>
    <w:p w:rsidR="005F6DDA" w:rsidRDefault="005F6DDA" w:rsidP="005F6DDA">
      <w:pPr>
        <w:pStyle w:val="Body"/>
        <w:numPr>
          <w:ilvl w:val="0"/>
          <w:numId w:val="33"/>
        </w:numPr>
        <w:spacing w:before="0"/>
      </w:pPr>
      <w:r>
        <w:t>In-Band IV: Pop the IV from Raw IV FIFO and push it into IV FIFO.</w:t>
      </w:r>
    </w:p>
    <w:p w:rsidR="005F6DDA" w:rsidRDefault="005F6DDA" w:rsidP="005F6DDA">
      <w:pPr>
        <w:pStyle w:val="Body"/>
        <w:numPr>
          <w:ilvl w:val="0"/>
          <w:numId w:val="33"/>
        </w:numPr>
        <w:spacing w:before="0"/>
      </w:pPr>
      <w:r>
        <w:t xml:space="preserve">Increment: </w:t>
      </w:r>
      <w:r w:rsidR="00B06E83">
        <w:t>Key IV</w:t>
      </w:r>
      <w:r>
        <w:t xml:space="preserve"> is stored and incremented</w:t>
      </w:r>
      <w:r w:rsidR="00B06E83">
        <w:t xml:space="preserve"> on each IV Command</w:t>
      </w:r>
      <w:r>
        <w:t>.</w:t>
      </w:r>
    </w:p>
    <w:p w:rsidR="005F6DDA" w:rsidRDefault="005F6DDA" w:rsidP="005F6DDA">
      <w:pPr>
        <w:pStyle w:val="Body"/>
        <w:numPr>
          <w:ilvl w:val="0"/>
          <w:numId w:val="33"/>
        </w:numPr>
        <w:spacing w:before="0"/>
      </w:pPr>
      <w:r>
        <w:t xml:space="preserve">Generate: Implements CTR-DRBG Generate function to retrieve a pseudorandom IV [DRBG]. </w:t>
      </w:r>
    </w:p>
    <w:p w:rsidR="005F6DDA" w:rsidRDefault="005F6DDA" w:rsidP="005F6DDA">
      <w:pPr>
        <w:pStyle w:val="Body"/>
        <w:spacing w:before="0"/>
      </w:pPr>
    </w:p>
    <w:p w:rsidR="005F6DDA" w:rsidRDefault="005F6DDA" w:rsidP="005F6DDA">
      <w:pPr>
        <w:pStyle w:val="Body"/>
        <w:spacing w:before="0"/>
      </w:pPr>
      <w:r>
        <w:t>The generated IVs are then pushed into IV FIFO1.</w:t>
      </w:r>
    </w:p>
    <w:p w:rsidR="00556B3F" w:rsidRDefault="00556B3F" w:rsidP="00556B3F">
      <w:pPr>
        <w:pStyle w:val="Heading1"/>
        <w:spacing w:line="360" w:lineRule="auto"/>
      </w:pPr>
      <w:bookmarkStart w:id="101" w:name="_Toc536792082"/>
      <w:r>
        <w:lastRenderedPageBreak/>
        <w:t>Cipher Setup Example</w:t>
      </w:r>
      <w:bookmarkEnd w:id="101"/>
    </w:p>
    <w:tbl>
      <w:tblPr>
        <w:tblStyle w:val="TableGrid"/>
        <w:tblW w:w="5000" w:type="pct"/>
        <w:tblLook w:val="04A0" w:firstRow="1" w:lastRow="0" w:firstColumn="1" w:lastColumn="0" w:noHBand="0" w:noVBand="1"/>
      </w:tblPr>
      <w:tblGrid>
        <w:gridCol w:w="1123"/>
        <w:gridCol w:w="1229"/>
        <w:gridCol w:w="1167"/>
        <w:gridCol w:w="1351"/>
        <w:gridCol w:w="5020"/>
      </w:tblGrid>
      <w:tr w:rsidR="00556B3F" w:rsidRPr="005F6107" w:rsidTr="00053F8B">
        <w:tc>
          <w:tcPr>
            <w:tcW w:w="555" w:type="pct"/>
            <w:shd w:val="clear" w:color="auto" w:fill="D9D9D9" w:themeFill="background1" w:themeFillShade="D9"/>
          </w:tcPr>
          <w:p w:rsidR="00556B3F" w:rsidRPr="005F6107" w:rsidRDefault="00556B3F" w:rsidP="00053F8B">
            <w:pPr>
              <w:spacing w:before="0"/>
              <w:rPr>
                <w:rFonts w:asciiTheme="minorHAnsi" w:hAnsiTheme="minorHAnsi" w:cstheme="minorHAnsi"/>
              </w:rPr>
            </w:pPr>
            <w:proofErr w:type="spellStart"/>
            <w:r w:rsidRPr="005F6107">
              <w:rPr>
                <w:rFonts w:asciiTheme="minorHAnsi" w:hAnsiTheme="minorHAnsi" w:cstheme="minorHAnsi"/>
              </w:rPr>
              <w:t>CiphType</w:t>
            </w:r>
            <w:proofErr w:type="spellEnd"/>
          </w:p>
        </w:tc>
        <w:tc>
          <w:tcPr>
            <w:tcW w:w="607" w:type="pct"/>
            <w:shd w:val="clear" w:color="auto" w:fill="D9D9D9" w:themeFill="background1" w:themeFillShade="D9"/>
          </w:tcPr>
          <w:p w:rsidR="00556B3F" w:rsidRPr="005F6107" w:rsidRDefault="00556B3F" w:rsidP="00053F8B">
            <w:pPr>
              <w:spacing w:before="0"/>
              <w:rPr>
                <w:rFonts w:asciiTheme="minorHAnsi" w:hAnsiTheme="minorHAnsi" w:cstheme="minorHAnsi"/>
              </w:rPr>
            </w:pPr>
            <w:proofErr w:type="spellStart"/>
            <w:r w:rsidRPr="005F6107">
              <w:rPr>
                <w:rFonts w:asciiTheme="minorHAnsi" w:hAnsiTheme="minorHAnsi" w:cstheme="minorHAnsi"/>
              </w:rPr>
              <w:t>CiphMode</w:t>
            </w:r>
            <w:proofErr w:type="spellEnd"/>
          </w:p>
        </w:tc>
        <w:tc>
          <w:tcPr>
            <w:tcW w:w="577" w:type="pct"/>
            <w:shd w:val="clear" w:color="auto" w:fill="D9D9D9" w:themeFill="background1" w:themeFillShade="D9"/>
          </w:tcPr>
          <w:p w:rsidR="00556B3F" w:rsidRPr="005F6107" w:rsidRDefault="00556B3F" w:rsidP="00053F8B">
            <w:pPr>
              <w:spacing w:before="0"/>
              <w:rPr>
                <w:rFonts w:asciiTheme="minorHAnsi" w:hAnsiTheme="minorHAnsi" w:cstheme="minorHAnsi"/>
              </w:rPr>
            </w:pPr>
            <w:proofErr w:type="spellStart"/>
            <w:r w:rsidRPr="005F6107">
              <w:rPr>
                <w:rFonts w:asciiTheme="minorHAnsi" w:hAnsiTheme="minorHAnsi" w:cstheme="minorHAnsi"/>
              </w:rPr>
              <w:t>CiphIvLen</w:t>
            </w:r>
            <w:proofErr w:type="spellEnd"/>
          </w:p>
        </w:tc>
        <w:tc>
          <w:tcPr>
            <w:tcW w:w="668" w:type="pct"/>
            <w:shd w:val="clear" w:color="auto" w:fill="D9D9D9" w:themeFill="background1" w:themeFillShade="D9"/>
          </w:tcPr>
          <w:p w:rsidR="00556B3F" w:rsidRPr="005F6107" w:rsidRDefault="00556B3F" w:rsidP="00053F8B">
            <w:pPr>
              <w:spacing w:before="0"/>
              <w:rPr>
                <w:rFonts w:asciiTheme="minorHAnsi" w:hAnsiTheme="minorHAnsi" w:cstheme="minorHAnsi"/>
              </w:rPr>
            </w:pPr>
            <w:proofErr w:type="spellStart"/>
            <w:r w:rsidRPr="005F6107">
              <w:rPr>
                <w:rFonts w:asciiTheme="minorHAnsi" w:hAnsiTheme="minorHAnsi" w:cstheme="minorHAnsi"/>
              </w:rPr>
              <w:t>CiphKeyLen</w:t>
            </w:r>
            <w:proofErr w:type="spellEnd"/>
          </w:p>
        </w:tc>
        <w:tc>
          <w:tcPr>
            <w:tcW w:w="2593" w:type="pct"/>
            <w:shd w:val="clear" w:color="auto" w:fill="D9D9D9" w:themeFill="background1" w:themeFillShade="D9"/>
          </w:tcPr>
          <w:p w:rsidR="00556B3F" w:rsidRPr="005F6107" w:rsidRDefault="00556B3F" w:rsidP="00053F8B">
            <w:pPr>
              <w:spacing w:before="0"/>
              <w:rPr>
                <w:rFonts w:asciiTheme="minorHAnsi" w:hAnsiTheme="minorHAnsi" w:cstheme="minorHAnsi"/>
              </w:rPr>
            </w:pPr>
            <w:r w:rsidRPr="005F6107">
              <w:rPr>
                <w:rFonts w:asciiTheme="minorHAnsi" w:hAnsiTheme="minorHAnsi" w:cstheme="minorHAnsi"/>
              </w:rPr>
              <w:t>Metadata setup</w:t>
            </w:r>
          </w:p>
        </w:tc>
      </w:tr>
      <w:tr w:rsidR="00556B3F" w:rsidRPr="005F6107" w:rsidTr="00053F8B">
        <w:tc>
          <w:tcPr>
            <w:tcW w:w="555" w:type="pct"/>
          </w:tcPr>
          <w:p w:rsidR="00556B3F" w:rsidRPr="005F6107" w:rsidRDefault="00556B3F" w:rsidP="00053F8B">
            <w:pPr>
              <w:spacing w:before="0"/>
              <w:rPr>
                <w:rFonts w:asciiTheme="minorHAnsi" w:hAnsiTheme="minorHAnsi" w:cstheme="minorHAnsi"/>
              </w:rPr>
            </w:pPr>
            <w:r>
              <w:rPr>
                <w:rFonts w:asciiTheme="minorHAnsi" w:hAnsiTheme="minorHAnsi" w:cstheme="minorHAnsi"/>
              </w:rPr>
              <w:t>AES-256</w:t>
            </w:r>
          </w:p>
        </w:tc>
        <w:tc>
          <w:tcPr>
            <w:tcW w:w="607" w:type="pct"/>
          </w:tcPr>
          <w:p w:rsidR="00556B3F" w:rsidRPr="005F6107" w:rsidRDefault="00556B3F" w:rsidP="00053F8B">
            <w:pPr>
              <w:spacing w:before="0"/>
              <w:rPr>
                <w:rFonts w:asciiTheme="minorHAnsi" w:hAnsiTheme="minorHAnsi" w:cstheme="minorHAnsi"/>
              </w:rPr>
            </w:pPr>
            <w:r>
              <w:rPr>
                <w:rFonts w:asciiTheme="minorHAnsi" w:hAnsiTheme="minorHAnsi" w:cstheme="minorHAnsi"/>
              </w:rPr>
              <w:t>XEX</w:t>
            </w:r>
          </w:p>
        </w:tc>
        <w:tc>
          <w:tcPr>
            <w:tcW w:w="577" w:type="pct"/>
          </w:tcPr>
          <w:p w:rsidR="00556B3F" w:rsidRPr="005F6107" w:rsidRDefault="00556B3F" w:rsidP="00053F8B">
            <w:pPr>
              <w:spacing w:before="0"/>
              <w:rPr>
                <w:rFonts w:asciiTheme="minorHAnsi" w:hAnsiTheme="minorHAnsi" w:cstheme="minorHAnsi"/>
              </w:rPr>
            </w:pPr>
            <w:r>
              <w:rPr>
                <w:rFonts w:asciiTheme="minorHAnsi" w:hAnsiTheme="minorHAnsi" w:cstheme="minorHAnsi"/>
              </w:rPr>
              <w:t>16</w:t>
            </w:r>
          </w:p>
        </w:tc>
        <w:tc>
          <w:tcPr>
            <w:tcW w:w="668" w:type="pct"/>
          </w:tcPr>
          <w:p w:rsidR="00556B3F" w:rsidRPr="005F6107" w:rsidRDefault="00556B3F" w:rsidP="00053F8B">
            <w:pPr>
              <w:spacing w:before="0"/>
              <w:rPr>
                <w:rFonts w:asciiTheme="minorHAnsi" w:hAnsiTheme="minorHAnsi" w:cstheme="minorHAnsi"/>
              </w:rPr>
            </w:pPr>
            <w:r>
              <w:rPr>
                <w:rFonts w:asciiTheme="minorHAnsi" w:hAnsiTheme="minorHAnsi" w:cstheme="minorHAnsi"/>
              </w:rPr>
              <w:t>64</w:t>
            </w:r>
          </w:p>
        </w:tc>
        <w:tc>
          <w:tcPr>
            <w:tcW w:w="2593" w:type="pct"/>
          </w:tcPr>
          <w:p w:rsidR="00556B3F" w:rsidRPr="00C45FF1" w:rsidRDefault="00556B3F" w:rsidP="00556B3F">
            <w:pPr>
              <w:pStyle w:val="ListParagraph"/>
              <w:numPr>
                <w:ilvl w:val="0"/>
                <w:numId w:val="26"/>
              </w:numPr>
              <w:spacing w:after="0" w:line="240" w:lineRule="auto"/>
              <w:ind w:left="360"/>
              <w:rPr>
                <w:sz w:val="24"/>
                <w:szCs w:val="24"/>
              </w:rPr>
            </w:pPr>
            <w:r>
              <w:rPr>
                <w:sz w:val="24"/>
                <w:szCs w:val="24"/>
              </w:rPr>
              <w:t xml:space="preserve">Set </w:t>
            </w:r>
            <w:proofErr w:type="spellStart"/>
            <w:r w:rsidR="0042232A">
              <w:rPr>
                <w:b/>
                <w:sz w:val="24"/>
                <w:szCs w:val="24"/>
              </w:rPr>
              <w:t>crypto_mode</w:t>
            </w:r>
            <w:proofErr w:type="spellEnd"/>
            <w:r w:rsidR="0042232A">
              <w:rPr>
                <w:sz w:val="24"/>
                <w:szCs w:val="24"/>
              </w:rPr>
              <w:t xml:space="preserve"> = 1 for encryption, 0 for decryption</w:t>
            </w:r>
            <w:r>
              <w:rPr>
                <w:sz w:val="24"/>
                <w:szCs w:val="24"/>
              </w:rPr>
              <w:t>.</w:t>
            </w:r>
          </w:p>
          <w:p w:rsidR="00556B3F" w:rsidRPr="00FF30E9" w:rsidRDefault="00556B3F" w:rsidP="00556B3F">
            <w:pPr>
              <w:pStyle w:val="ListParagraph"/>
              <w:numPr>
                <w:ilvl w:val="0"/>
                <w:numId w:val="26"/>
              </w:numPr>
              <w:spacing w:after="0" w:line="240" w:lineRule="auto"/>
              <w:ind w:left="360"/>
              <w:rPr>
                <w:sz w:val="24"/>
                <w:szCs w:val="24"/>
              </w:rPr>
            </w:pPr>
            <w:r w:rsidRPr="005F6107">
              <w:rPr>
                <w:sz w:val="24"/>
                <w:szCs w:val="24"/>
              </w:rPr>
              <w:t xml:space="preserve">Set </w:t>
            </w:r>
            <w:r w:rsidRPr="00D75DB0">
              <w:rPr>
                <w:b/>
                <w:sz w:val="24"/>
                <w:szCs w:val="24"/>
              </w:rPr>
              <w:t>CTRL0.Ciph</w:t>
            </w:r>
            <w:r>
              <w:rPr>
                <w:b/>
                <w:sz w:val="24"/>
                <w:szCs w:val="24"/>
              </w:rPr>
              <w:t>erOp</w:t>
            </w:r>
            <w:r>
              <w:rPr>
                <w:sz w:val="24"/>
                <w:szCs w:val="24"/>
              </w:rPr>
              <w:t xml:space="preserve"> = 0x2.</w:t>
            </w:r>
          </w:p>
          <w:p w:rsidR="00556B3F" w:rsidRPr="005F6107" w:rsidRDefault="00556B3F" w:rsidP="00556B3F">
            <w:pPr>
              <w:pStyle w:val="ListParagraph"/>
              <w:numPr>
                <w:ilvl w:val="0"/>
                <w:numId w:val="26"/>
              </w:numPr>
              <w:spacing w:after="0" w:line="240" w:lineRule="auto"/>
              <w:ind w:left="360"/>
              <w:rPr>
                <w:sz w:val="24"/>
                <w:szCs w:val="24"/>
              </w:rPr>
            </w:pPr>
            <w:r>
              <w:rPr>
                <w:sz w:val="24"/>
                <w:szCs w:val="24"/>
              </w:rPr>
              <w:t xml:space="preserve">Set </w:t>
            </w:r>
            <w:r w:rsidRPr="00D75DB0">
              <w:rPr>
                <w:b/>
                <w:sz w:val="24"/>
                <w:szCs w:val="24"/>
              </w:rPr>
              <w:t>CTRL0.Ciph</w:t>
            </w:r>
            <w:r>
              <w:rPr>
                <w:b/>
                <w:sz w:val="24"/>
                <w:szCs w:val="24"/>
              </w:rPr>
              <w:t>er</w:t>
            </w:r>
            <w:r w:rsidRPr="00D75DB0">
              <w:rPr>
                <w:b/>
                <w:sz w:val="24"/>
                <w:szCs w:val="24"/>
              </w:rPr>
              <w:t>Pad</w:t>
            </w:r>
            <w:r>
              <w:rPr>
                <w:b/>
                <w:sz w:val="24"/>
                <w:szCs w:val="24"/>
              </w:rPr>
              <w:t>Op</w:t>
            </w:r>
            <w:r>
              <w:rPr>
                <w:sz w:val="24"/>
                <w:szCs w:val="24"/>
              </w:rPr>
              <w:t xml:space="preserve"> = 0x1 for Padding.</w:t>
            </w:r>
          </w:p>
          <w:p w:rsidR="00556B3F" w:rsidRPr="001745E4" w:rsidRDefault="00556B3F" w:rsidP="001745E4">
            <w:pPr>
              <w:pStyle w:val="ListParagraph"/>
              <w:numPr>
                <w:ilvl w:val="0"/>
                <w:numId w:val="26"/>
              </w:numPr>
              <w:spacing w:after="0" w:line="240" w:lineRule="auto"/>
              <w:ind w:left="360"/>
              <w:rPr>
                <w:rFonts w:cstheme="minorHAnsi"/>
                <w:sz w:val="24"/>
                <w:szCs w:val="24"/>
              </w:rPr>
            </w:pPr>
            <w:r w:rsidRPr="005F6107">
              <w:rPr>
                <w:sz w:val="24"/>
                <w:szCs w:val="24"/>
              </w:rPr>
              <w:t xml:space="preserve">Set </w:t>
            </w:r>
            <w:r>
              <w:rPr>
                <w:b/>
                <w:sz w:val="24"/>
                <w:szCs w:val="24"/>
              </w:rPr>
              <w:t>CTRL0</w:t>
            </w:r>
            <w:r w:rsidRPr="00D75DB0">
              <w:rPr>
                <w:b/>
                <w:sz w:val="24"/>
                <w:szCs w:val="24"/>
              </w:rPr>
              <w:t>.Iv</w:t>
            </w:r>
            <w:r>
              <w:rPr>
                <w:b/>
                <w:sz w:val="24"/>
                <w:szCs w:val="24"/>
              </w:rPr>
              <w:t>Op</w:t>
            </w:r>
            <w:r>
              <w:rPr>
                <w:sz w:val="24"/>
                <w:szCs w:val="24"/>
              </w:rPr>
              <w:t xml:space="preserve"> = 0x0/0x1/0x2. For 0x0, FRMD TLV must be sent with IV.</w:t>
            </w:r>
          </w:p>
          <w:p w:rsidR="00556B3F" w:rsidRPr="005F6107" w:rsidRDefault="00556B3F" w:rsidP="00556B3F">
            <w:pPr>
              <w:pStyle w:val="ListParagraph"/>
              <w:numPr>
                <w:ilvl w:val="0"/>
                <w:numId w:val="26"/>
              </w:numPr>
              <w:spacing w:after="0" w:line="240" w:lineRule="auto"/>
              <w:ind w:left="360"/>
              <w:rPr>
                <w:rFonts w:cstheme="minorHAnsi"/>
                <w:sz w:val="24"/>
                <w:szCs w:val="24"/>
              </w:rPr>
            </w:pPr>
            <w:r w:rsidRPr="005F6107">
              <w:rPr>
                <w:sz w:val="24"/>
                <w:szCs w:val="24"/>
              </w:rPr>
              <w:t xml:space="preserve">Data sequence number </w:t>
            </w:r>
            <w:r>
              <w:rPr>
                <w:sz w:val="24"/>
                <w:szCs w:val="24"/>
              </w:rPr>
              <w:t xml:space="preserve">as </w:t>
            </w:r>
            <w:r w:rsidRPr="005F6107">
              <w:rPr>
                <w:sz w:val="24"/>
                <w:szCs w:val="24"/>
              </w:rPr>
              <w:t xml:space="preserve">mentioned in </w:t>
            </w:r>
            <w:r>
              <w:rPr>
                <w:sz w:val="24"/>
                <w:szCs w:val="24"/>
              </w:rPr>
              <w:t>standard is provided to Crypto</w:t>
            </w:r>
            <w:r w:rsidRPr="005F6107">
              <w:rPr>
                <w:sz w:val="24"/>
                <w:szCs w:val="24"/>
              </w:rPr>
              <w:t xml:space="preserve"> as IV</w:t>
            </w:r>
            <w:r>
              <w:rPr>
                <w:sz w:val="24"/>
                <w:szCs w:val="24"/>
              </w:rPr>
              <w:t>.</w:t>
            </w:r>
          </w:p>
          <w:p w:rsidR="00556B3F" w:rsidRPr="005F6107" w:rsidRDefault="001745E4" w:rsidP="001745E4">
            <w:pPr>
              <w:pStyle w:val="ListParagraph"/>
              <w:numPr>
                <w:ilvl w:val="0"/>
                <w:numId w:val="26"/>
              </w:numPr>
              <w:spacing w:after="0" w:line="240" w:lineRule="auto"/>
              <w:ind w:left="360"/>
              <w:rPr>
                <w:rFonts w:cstheme="minorHAnsi"/>
              </w:rPr>
            </w:pPr>
            <w:r>
              <w:rPr>
                <w:sz w:val="24"/>
                <w:szCs w:val="24"/>
              </w:rPr>
              <w:t>ANSI X.932 Padding is applied for Encryption and removed for Decryption</w:t>
            </w:r>
            <w:r w:rsidR="00556B3F">
              <w:rPr>
                <w:sz w:val="24"/>
                <w:szCs w:val="24"/>
              </w:rPr>
              <w:t>.</w:t>
            </w:r>
          </w:p>
        </w:tc>
      </w:tr>
      <w:tr w:rsidR="00556B3F" w:rsidRPr="005F6107" w:rsidTr="00053F8B">
        <w:tc>
          <w:tcPr>
            <w:tcW w:w="555" w:type="pct"/>
          </w:tcPr>
          <w:p w:rsidR="00556B3F" w:rsidRPr="005F6107" w:rsidRDefault="00556B3F" w:rsidP="00053F8B">
            <w:pPr>
              <w:spacing w:before="0"/>
              <w:rPr>
                <w:rFonts w:asciiTheme="minorHAnsi" w:hAnsiTheme="minorHAnsi" w:cstheme="minorHAnsi"/>
              </w:rPr>
            </w:pPr>
            <w:r>
              <w:rPr>
                <w:rFonts w:asciiTheme="minorHAnsi" w:hAnsiTheme="minorHAnsi" w:cstheme="minorHAnsi"/>
              </w:rPr>
              <w:t>AES-256</w:t>
            </w:r>
          </w:p>
        </w:tc>
        <w:tc>
          <w:tcPr>
            <w:tcW w:w="607" w:type="pct"/>
          </w:tcPr>
          <w:p w:rsidR="00556B3F" w:rsidRPr="005F6107" w:rsidRDefault="00556B3F" w:rsidP="00053F8B">
            <w:pPr>
              <w:spacing w:before="0"/>
              <w:rPr>
                <w:rFonts w:asciiTheme="minorHAnsi" w:hAnsiTheme="minorHAnsi" w:cstheme="minorHAnsi"/>
              </w:rPr>
            </w:pPr>
            <w:r w:rsidRPr="005F6107">
              <w:rPr>
                <w:rFonts w:asciiTheme="minorHAnsi" w:hAnsiTheme="minorHAnsi" w:cstheme="minorHAnsi"/>
              </w:rPr>
              <w:t>XTS</w:t>
            </w:r>
          </w:p>
        </w:tc>
        <w:tc>
          <w:tcPr>
            <w:tcW w:w="577" w:type="pct"/>
          </w:tcPr>
          <w:p w:rsidR="00556B3F" w:rsidRPr="005F6107" w:rsidRDefault="00556B3F" w:rsidP="00053F8B">
            <w:pPr>
              <w:spacing w:before="0"/>
              <w:rPr>
                <w:rFonts w:asciiTheme="minorHAnsi" w:hAnsiTheme="minorHAnsi" w:cstheme="minorHAnsi"/>
              </w:rPr>
            </w:pPr>
            <w:r>
              <w:rPr>
                <w:rFonts w:asciiTheme="minorHAnsi" w:hAnsiTheme="minorHAnsi" w:cstheme="minorHAnsi"/>
              </w:rPr>
              <w:t>16</w:t>
            </w:r>
          </w:p>
        </w:tc>
        <w:tc>
          <w:tcPr>
            <w:tcW w:w="668" w:type="pct"/>
          </w:tcPr>
          <w:p w:rsidR="00556B3F" w:rsidRPr="005F6107" w:rsidRDefault="00556B3F" w:rsidP="00053F8B">
            <w:pPr>
              <w:spacing w:before="0"/>
              <w:rPr>
                <w:rFonts w:asciiTheme="minorHAnsi" w:hAnsiTheme="minorHAnsi" w:cstheme="minorHAnsi"/>
              </w:rPr>
            </w:pPr>
            <w:r>
              <w:rPr>
                <w:rFonts w:asciiTheme="minorHAnsi" w:hAnsiTheme="minorHAnsi" w:cstheme="minorHAnsi"/>
              </w:rPr>
              <w:t>64</w:t>
            </w:r>
          </w:p>
        </w:tc>
        <w:tc>
          <w:tcPr>
            <w:tcW w:w="2593" w:type="pct"/>
          </w:tcPr>
          <w:p w:rsidR="00556B3F" w:rsidRPr="005F6107" w:rsidRDefault="00556B3F" w:rsidP="00556B3F">
            <w:pPr>
              <w:pStyle w:val="ListParagraph"/>
              <w:numPr>
                <w:ilvl w:val="0"/>
                <w:numId w:val="26"/>
              </w:numPr>
              <w:spacing w:after="0" w:line="240" w:lineRule="auto"/>
              <w:ind w:left="360"/>
              <w:rPr>
                <w:sz w:val="24"/>
                <w:szCs w:val="24"/>
              </w:rPr>
            </w:pPr>
            <w:r w:rsidRPr="005F6107">
              <w:rPr>
                <w:rFonts w:cstheme="minorHAnsi"/>
                <w:sz w:val="24"/>
                <w:szCs w:val="24"/>
              </w:rPr>
              <w:t>Set</w:t>
            </w:r>
            <w:r>
              <w:rPr>
                <w:rFonts w:cstheme="minorHAnsi"/>
                <w:sz w:val="24"/>
                <w:szCs w:val="24"/>
              </w:rPr>
              <w:t xml:space="preserve"> </w:t>
            </w:r>
            <w:proofErr w:type="spellStart"/>
            <w:r w:rsidR="00514DCB">
              <w:rPr>
                <w:rFonts w:cstheme="minorHAnsi"/>
                <w:b/>
                <w:sz w:val="24"/>
                <w:szCs w:val="24"/>
              </w:rPr>
              <w:t>crypto_mode</w:t>
            </w:r>
            <w:proofErr w:type="spellEnd"/>
            <w:r w:rsidRPr="005F6107">
              <w:rPr>
                <w:sz w:val="24"/>
                <w:szCs w:val="24"/>
              </w:rPr>
              <w:t xml:space="preserve"> = 1 for encryption</w:t>
            </w:r>
            <w:r>
              <w:rPr>
                <w:sz w:val="24"/>
                <w:szCs w:val="24"/>
              </w:rPr>
              <w:t>,</w:t>
            </w:r>
            <w:r w:rsidRPr="005F6107">
              <w:rPr>
                <w:sz w:val="24"/>
                <w:szCs w:val="24"/>
              </w:rPr>
              <w:t xml:space="preserve"> 0 for decryption.</w:t>
            </w:r>
          </w:p>
          <w:p w:rsidR="00556B3F" w:rsidRDefault="00556B3F" w:rsidP="00556B3F">
            <w:pPr>
              <w:pStyle w:val="ListParagraph"/>
              <w:numPr>
                <w:ilvl w:val="0"/>
                <w:numId w:val="26"/>
              </w:numPr>
              <w:spacing w:after="0" w:line="240" w:lineRule="auto"/>
              <w:ind w:left="360"/>
              <w:rPr>
                <w:sz w:val="24"/>
                <w:szCs w:val="24"/>
              </w:rPr>
            </w:pPr>
            <w:r w:rsidRPr="005F6107">
              <w:rPr>
                <w:sz w:val="24"/>
                <w:szCs w:val="24"/>
              </w:rPr>
              <w:t xml:space="preserve">Set </w:t>
            </w:r>
            <w:r w:rsidRPr="00D75DB0">
              <w:rPr>
                <w:b/>
                <w:sz w:val="24"/>
                <w:szCs w:val="24"/>
              </w:rPr>
              <w:t>CTRL0.Ciph</w:t>
            </w:r>
            <w:r>
              <w:rPr>
                <w:b/>
                <w:sz w:val="24"/>
                <w:szCs w:val="24"/>
              </w:rPr>
              <w:t>erOp</w:t>
            </w:r>
            <w:r>
              <w:rPr>
                <w:sz w:val="24"/>
                <w:szCs w:val="24"/>
              </w:rPr>
              <w:t xml:space="preserve"> = 0x2.</w:t>
            </w:r>
          </w:p>
          <w:p w:rsidR="00556B3F" w:rsidRPr="00FF30E9" w:rsidRDefault="00556B3F" w:rsidP="00556B3F">
            <w:pPr>
              <w:pStyle w:val="ListParagraph"/>
              <w:numPr>
                <w:ilvl w:val="0"/>
                <w:numId w:val="26"/>
              </w:numPr>
              <w:spacing w:after="0" w:line="240" w:lineRule="auto"/>
              <w:ind w:left="360"/>
              <w:rPr>
                <w:sz w:val="24"/>
                <w:szCs w:val="24"/>
              </w:rPr>
            </w:pPr>
            <w:r>
              <w:rPr>
                <w:sz w:val="24"/>
                <w:szCs w:val="24"/>
              </w:rPr>
              <w:t xml:space="preserve">Set </w:t>
            </w:r>
            <w:r w:rsidRPr="00D75DB0">
              <w:rPr>
                <w:b/>
                <w:sz w:val="24"/>
                <w:szCs w:val="24"/>
              </w:rPr>
              <w:t>CTRL0.Ciph</w:t>
            </w:r>
            <w:r>
              <w:rPr>
                <w:b/>
                <w:sz w:val="24"/>
                <w:szCs w:val="24"/>
              </w:rPr>
              <w:t>er</w:t>
            </w:r>
            <w:r w:rsidRPr="00D75DB0">
              <w:rPr>
                <w:b/>
                <w:sz w:val="24"/>
                <w:szCs w:val="24"/>
              </w:rPr>
              <w:t>Pad</w:t>
            </w:r>
            <w:r>
              <w:rPr>
                <w:b/>
                <w:sz w:val="24"/>
                <w:szCs w:val="24"/>
              </w:rPr>
              <w:t>Op</w:t>
            </w:r>
            <w:r>
              <w:rPr>
                <w:sz w:val="24"/>
                <w:szCs w:val="24"/>
              </w:rPr>
              <w:t xml:space="preserve"> = 0x0 for No Padding.</w:t>
            </w:r>
          </w:p>
          <w:p w:rsidR="00556B3F" w:rsidRPr="001745E4" w:rsidRDefault="00556B3F" w:rsidP="001745E4">
            <w:pPr>
              <w:pStyle w:val="ListParagraph"/>
              <w:numPr>
                <w:ilvl w:val="0"/>
                <w:numId w:val="26"/>
              </w:numPr>
              <w:spacing w:after="0" w:line="240" w:lineRule="auto"/>
              <w:ind w:left="360"/>
              <w:rPr>
                <w:rFonts w:cstheme="minorHAnsi"/>
                <w:sz w:val="24"/>
                <w:szCs w:val="24"/>
              </w:rPr>
            </w:pPr>
            <w:r w:rsidRPr="005F6107">
              <w:rPr>
                <w:sz w:val="24"/>
                <w:szCs w:val="24"/>
              </w:rPr>
              <w:t xml:space="preserve">Set </w:t>
            </w:r>
            <w:r>
              <w:rPr>
                <w:b/>
                <w:sz w:val="24"/>
                <w:szCs w:val="24"/>
              </w:rPr>
              <w:t>CTRL0</w:t>
            </w:r>
            <w:r w:rsidRPr="00D75DB0">
              <w:rPr>
                <w:b/>
                <w:sz w:val="24"/>
                <w:szCs w:val="24"/>
              </w:rPr>
              <w:t>.Iv</w:t>
            </w:r>
            <w:r>
              <w:rPr>
                <w:b/>
                <w:sz w:val="24"/>
                <w:szCs w:val="24"/>
              </w:rPr>
              <w:t>Op</w:t>
            </w:r>
            <w:r>
              <w:rPr>
                <w:sz w:val="24"/>
                <w:szCs w:val="24"/>
              </w:rPr>
              <w:t xml:space="preserve"> = 0x0/0x1/0x2. For 0x0, FRMD TLV must be sent with IV.</w:t>
            </w:r>
          </w:p>
          <w:p w:rsidR="00556B3F" w:rsidRPr="005F6107" w:rsidRDefault="00556B3F" w:rsidP="00556B3F">
            <w:pPr>
              <w:pStyle w:val="ListParagraph"/>
              <w:numPr>
                <w:ilvl w:val="0"/>
                <w:numId w:val="26"/>
              </w:numPr>
              <w:spacing w:after="0" w:line="240" w:lineRule="auto"/>
              <w:ind w:left="360"/>
              <w:rPr>
                <w:rFonts w:cstheme="minorHAnsi"/>
                <w:sz w:val="24"/>
                <w:szCs w:val="24"/>
              </w:rPr>
            </w:pPr>
            <w:r w:rsidRPr="005F6107">
              <w:rPr>
                <w:sz w:val="24"/>
                <w:szCs w:val="24"/>
              </w:rPr>
              <w:t xml:space="preserve">Data sequence number </w:t>
            </w:r>
            <w:r>
              <w:rPr>
                <w:sz w:val="24"/>
                <w:szCs w:val="24"/>
              </w:rPr>
              <w:t xml:space="preserve">as </w:t>
            </w:r>
            <w:r w:rsidRPr="005F6107">
              <w:rPr>
                <w:sz w:val="24"/>
                <w:szCs w:val="24"/>
              </w:rPr>
              <w:t xml:space="preserve">mentioned in </w:t>
            </w:r>
            <w:r>
              <w:rPr>
                <w:sz w:val="24"/>
                <w:szCs w:val="24"/>
              </w:rPr>
              <w:t>standard is provided to Crypto</w:t>
            </w:r>
            <w:r w:rsidRPr="005F6107">
              <w:rPr>
                <w:sz w:val="24"/>
                <w:szCs w:val="24"/>
              </w:rPr>
              <w:t xml:space="preserve"> as IV</w:t>
            </w:r>
            <w:r>
              <w:rPr>
                <w:sz w:val="24"/>
                <w:szCs w:val="24"/>
              </w:rPr>
              <w:t>.</w:t>
            </w:r>
          </w:p>
          <w:p w:rsidR="00556B3F" w:rsidRPr="005F6107" w:rsidRDefault="00556B3F" w:rsidP="00556B3F">
            <w:pPr>
              <w:pStyle w:val="ListParagraph"/>
              <w:numPr>
                <w:ilvl w:val="0"/>
                <w:numId w:val="26"/>
              </w:numPr>
              <w:spacing w:after="0" w:line="240" w:lineRule="auto"/>
              <w:ind w:left="360"/>
              <w:rPr>
                <w:rFonts w:cstheme="minorHAnsi"/>
                <w:sz w:val="24"/>
                <w:szCs w:val="24"/>
              </w:rPr>
            </w:pPr>
            <w:r>
              <w:rPr>
                <w:sz w:val="24"/>
                <w:szCs w:val="24"/>
              </w:rPr>
              <w:t>If the last block is not equal to block size, Ciphertext stealing is applied.</w:t>
            </w:r>
          </w:p>
        </w:tc>
      </w:tr>
      <w:tr w:rsidR="00556B3F" w:rsidRPr="005F6107" w:rsidTr="00053F8B">
        <w:tc>
          <w:tcPr>
            <w:tcW w:w="555" w:type="pct"/>
          </w:tcPr>
          <w:p w:rsidR="00556B3F" w:rsidRPr="005F6107" w:rsidRDefault="00556B3F" w:rsidP="00053F8B">
            <w:pPr>
              <w:spacing w:before="0"/>
              <w:rPr>
                <w:rFonts w:asciiTheme="minorHAnsi" w:hAnsiTheme="minorHAnsi" w:cstheme="minorHAnsi"/>
              </w:rPr>
            </w:pPr>
            <w:r>
              <w:rPr>
                <w:rFonts w:asciiTheme="minorHAnsi" w:hAnsiTheme="minorHAnsi" w:cstheme="minorHAnsi"/>
              </w:rPr>
              <w:t>AES-256</w:t>
            </w:r>
          </w:p>
        </w:tc>
        <w:tc>
          <w:tcPr>
            <w:tcW w:w="607" w:type="pct"/>
          </w:tcPr>
          <w:p w:rsidR="00556B3F" w:rsidRPr="005F6107" w:rsidRDefault="00556B3F" w:rsidP="00053F8B">
            <w:pPr>
              <w:spacing w:before="0"/>
              <w:rPr>
                <w:rFonts w:asciiTheme="minorHAnsi" w:hAnsiTheme="minorHAnsi" w:cstheme="minorHAnsi"/>
              </w:rPr>
            </w:pPr>
            <w:r w:rsidRPr="005F6107">
              <w:rPr>
                <w:rFonts w:asciiTheme="minorHAnsi" w:hAnsiTheme="minorHAnsi" w:cstheme="minorHAnsi"/>
              </w:rPr>
              <w:t>GCM</w:t>
            </w:r>
          </w:p>
        </w:tc>
        <w:tc>
          <w:tcPr>
            <w:tcW w:w="577" w:type="pct"/>
          </w:tcPr>
          <w:p w:rsidR="00556B3F" w:rsidRPr="005F6107" w:rsidRDefault="00556B3F" w:rsidP="00053F8B">
            <w:pPr>
              <w:spacing w:before="0"/>
              <w:rPr>
                <w:rFonts w:asciiTheme="minorHAnsi" w:hAnsiTheme="minorHAnsi" w:cstheme="minorHAnsi"/>
              </w:rPr>
            </w:pPr>
            <w:r>
              <w:rPr>
                <w:rFonts w:asciiTheme="minorHAnsi" w:hAnsiTheme="minorHAnsi" w:cstheme="minorHAnsi"/>
              </w:rPr>
              <w:t>12</w:t>
            </w:r>
          </w:p>
        </w:tc>
        <w:tc>
          <w:tcPr>
            <w:tcW w:w="668" w:type="pct"/>
          </w:tcPr>
          <w:p w:rsidR="00556B3F" w:rsidRPr="005F6107" w:rsidRDefault="003525EA" w:rsidP="00053F8B">
            <w:pPr>
              <w:spacing w:before="0"/>
              <w:rPr>
                <w:rFonts w:asciiTheme="minorHAnsi" w:hAnsiTheme="minorHAnsi" w:cstheme="minorHAnsi"/>
              </w:rPr>
            </w:pPr>
            <w:r>
              <w:rPr>
                <w:rFonts w:asciiTheme="minorHAnsi" w:hAnsiTheme="minorHAnsi" w:cstheme="minorHAnsi"/>
              </w:rPr>
              <w:t>32</w:t>
            </w:r>
          </w:p>
        </w:tc>
        <w:tc>
          <w:tcPr>
            <w:tcW w:w="2593" w:type="pct"/>
          </w:tcPr>
          <w:p w:rsidR="00556B3F" w:rsidRPr="005F6107" w:rsidRDefault="00556B3F" w:rsidP="00556B3F">
            <w:pPr>
              <w:pStyle w:val="ListParagraph"/>
              <w:numPr>
                <w:ilvl w:val="0"/>
                <w:numId w:val="26"/>
              </w:numPr>
              <w:spacing w:after="0" w:line="240" w:lineRule="auto"/>
              <w:ind w:left="360"/>
              <w:rPr>
                <w:sz w:val="24"/>
                <w:szCs w:val="24"/>
              </w:rPr>
            </w:pPr>
            <w:r w:rsidRPr="005F6107">
              <w:rPr>
                <w:rFonts w:cstheme="minorHAnsi"/>
                <w:sz w:val="24"/>
                <w:szCs w:val="24"/>
              </w:rPr>
              <w:t>Set</w:t>
            </w:r>
            <w:r>
              <w:rPr>
                <w:rFonts w:cstheme="minorHAnsi"/>
                <w:sz w:val="24"/>
                <w:szCs w:val="24"/>
              </w:rPr>
              <w:t xml:space="preserve"> </w:t>
            </w:r>
            <w:proofErr w:type="spellStart"/>
            <w:r w:rsidR="00514DCB">
              <w:rPr>
                <w:rFonts w:cstheme="minorHAnsi"/>
                <w:b/>
                <w:sz w:val="24"/>
                <w:szCs w:val="24"/>
              </w:rPr>
              <w:t>crypto_mode</w:t>
            </w:r>
            <w:proofErr w:type="spellEnd"/>
            <w:r w:rsidRPr="005F6107">
              <w:rPr>
                <w:sz w:val="24"/>
                <w:szCs w:val="24"/>
              </w:rPr>
              <w:t xml:space="preserve"> = 1 for encryption</w:t>
            </w:r>
            <w:r>
              <w:rPr>
                <w:sz w:val="24"/>
                <w:szCs w:val="24"/>
              </w:rPr>
              <w:t>,</w:t>
            </w:r>
            <w:r w:rsidRPr="005F6107">
              <w:rPr>
                <w:sz w:val="24"/>
                <w:szCs w:val="24"/>
              </w:rPr>
              <w:t xml:space="preserve"> 0 for decryption.</w:t>
            </w:r>
          </w:p>
          <w:p w:rsidR="00556B3F" w:rsidRDefault="00556B3F" w:rsidP="00556B3F">
            <w:pPr>
              <w:pStyle w:val="ListParagraph"/>
              <w:numPr>
                <w:ilvl w:val="0"/>
                <w:numId w:val="26"/>
              </w:numPr>
              <w:spacing w:after="0" w:line="240" w:lineRule="auto"/>
              <w:ind w:left="360"/>
              <w:rPr>
                <w:sz w:val="24"/>
                <w:szCs w:val="24"/>
              </w:rPr>
            </w:pPr>
            <w:r w:rsidRPr="005F6107">
              <w:rPr>
                <w:sz w:val="24"/>
                <w:szCs w:val="24"/>
              </w:rPr>
              <w:t xml:space="preserve">Set </w:t>
            </w:r>
            <w:r w:rsidRPr="00D75DB0">
              <w:rPr>
                <w:b/>
                <w:sz w:val="24"/>
                <w:szCs w:val="24"/>
              </w:rPr>
              <w:t>CTRL0.Ciph</w:t>
            </w:r>
            <w:r>
              <w:rPr>
                <w:b/>
                <w:sz w:val="24"/>
                <w:szCs w:val="24"/>
              </w:rPr>
              <w:t>erOp</w:t>
            </w:r>
            <w:r>
              <w:rPr>
                <w:sz w:val="24"/>
                <w:szCs w:val="24"/>
              </w:rPr>
              <w:t xml:space="preserve"> = 0x1.</w:t>
            </w:r>
          </w:p>
          <w:p w:rsidR="00556B3F" w:rsidRDefault="00556B3F" w:rsidP="00556B3F">
            <w:pPr>
              <w:pStyle w:val="ListParagraph"/>
              <w:numPr>
                <w:ilvl w:val="0"/>
                <w:numId w:val="26"/>
              </w:numPr>
              <w:spacing w:after="0" w:line="240" w:lineRule="auto"/>
              <w:ind w:left="360"/>
              <w:rPr>
                <w:sz w:val="24"/>
                <w:szCs w:val="24"/>
              </w:rPr>
            </w:pPr>
            <w:r>
              <w:rPr>
                <w:sz w:val="24"/>
                <w:szCs w:val="24"/>
              </w:rPr>
              <w:t xml:space="preserve">Set </w:t>
            </w:r>
            <w:r>
              <w:rPr>
                <w:b/>
                <w:sz w:val="24"/>
                <w:szCs w:val="24"/>
              </w:rPr>
              <w:t xml:space="preserve">CTRL0.AADLen </w:t>
            </w:r>
            <w:r>
              <w:rPr>
                <w:sz w:val="24"/>
                <w:szCs w:val="24"/>
              </w:rPr>
              <w:t>appropriately.</w:t>
            </w:r>
          </w:p>
          <w:p w:rsidR="00556B3F" w:rsidRPr="001745E4" w:rsidRDefault="00556B3F" w:rsidP="001745E4">
            <w:pPr>
              <w:pStyle w:val="ListParagraph"/>
              <w:numPr>
                <w:ilvl w:val="0"/>
                <w:numId w:val="26"/>
              </w:numPr>
              <w:spacing w:after="0" w:line="240" w:lineRule="auto"/>
              <w:ind w:left="360"/>
              <w:rPr>
                <w:rFonts w:cstheme="minorHAnsi"/>
                <w:sz w:val="24"/>
                <w:szCs w:val="24"/>
              </w:rPr>
            </w:pPr>
            <w:r w:rsidRPr="005F6107">
              <w:rPr>
                <w:sz w:val="24"/>
                <w:szCs w:val="24"/>
              </w:rPr>
              <w:t xml:space="preserve">Set </w:t>
            </w:r>
            <w:r>
              <w:rPr>
                <w:b/>
                <w:sz w:val="24"/>
                <w:szCs w:val="24"/>
              </w:rPr>
              <w:t>CTRL0</w:t>
            </w:r>
            <w:r w:rsidRPr="00D75DB0">
              <w:rPr>
                <w:b/>
                <w:sz w:val="24"/>
                <w:szCs w:val="24"/>
              </w:rPr>
              <w:t>.Iv</w:t>
            </w:r>
            <w:r>
              <w:rPr>
                <w:b/>
                <w:sz w:val="24"/>
                <w:szCs w:val="24"/>
              </w:rPr>
              <w:t>Op</w:t>
            </w:r>
            <w:r>
              <w:rPr>
                <w:sz w:val="24"/>
                <w:szCs w:val="24"/>
              </w:rPr>
              <w:t xml:space="preserve"> = 0x0/0x1/0x2. For 0x0, FRMD TLV must be sent with IV.</w:t>
            </w:r>
          </w:p>
        </w:tc>
      </w:tr>
    </w:tbl>
    <w:p w:rsidR="00556B3F" w:rsidRDefault="00556B3F" w:rsidP="00312DD4">
      <w:pPr>
        <w:pStyle w:val="Caption"/>
      </w:pPr>
      <w:bookmarkStart w:id="102" w:name="_Toc536792136"/>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29</w:t>
      </w:r>
      <w:r w:rsidR="00AC3548">
        <w:rPr>
          <w:noProof/>
        </w:rPr>
        <w:fldChar w:fldCharType="end"/>
      </w:r>
      <w:r>
        <w:t xml:space="preserve"> </w:t>
      </w:r>
      <w:r w:rsidR="0042232A">
        <w:t xml:space="preserve">- </w:t>
      </w:r>
      <w:r>
        <w:t>Cipher Setup Example</w:t>
      </w:r>
      <w:bookmarkEnd w:id="102"/>
    </w:p>
    <w:p w:rsidR="00556B3F" w:rsidRDefault="00556B3F" w:rsidP="00556B3F">
      <w:pPr>
        <w:pStyle w:val="Heading1"/>
      </w:pPr>
      <w:bookmarkStart w:id="103" w:name="_Toc536792083"/>
      <w:r>
        <w:lastRenderedPageBreak/>
        <w:t>Hash Setup Example</w:t>
      </w:r>
      <w:bookmarkEnd w:id="103"/>
    </w:p>
    <w:p w:rsidR="00556B3F" w:rsidRDefault="00556B3F" w:rsidP="00556B3F">
      <w:pPr>
        <w:pStyle w:val="Body"/>
      </w:pPr>
    </w:p>
    <w:tbl>
      <w:tblPr>
        <w:tblStyle w:val="TableGrid"/>
        <w:tblW w:w="5000" w:type="pct"/>
        <w:tblLook w:val="04A0" w:firstRow="1" w:lastRow="0" w:firstColumn="1" w:lastColumn="0" w:noHBand="0" w:noVBand="1"/>
      </w:tblPr>
      <w:tblGrid>
        <w:gridCol w:w="1159"/>
        <w:gridCol w:w="1265"/>
        <w:gridCol w:w="1400"/>
        <w:gridCol w:w="6066"/>
      </w:tblGrid>
      <w:tr w:rsidR="00556B3F" w:rsidRPr="005F6107" w:rsidTr="00053F8B">
        <w:tc>
          <w:tcPr>
            <w:tcW w:w="573" w:type="pct"/>
            <w:shd w:val="clear" w:color="auto" w:fill="D9D9D9" w:themeFill="background1" w:themeFillShade="D9"/>
          </w:tcPr>
          <w:p w:rsidR="00556B3F" w:rsidRPr="005F6107" w:rsidRDefault="00556B3F" w:rsidP="00053F8B">
            <w:pPr>
              <w:spacing w:before="0"/>
              <w:rPr>
                <w:rFonts w:asciiTheme="minorHAnsi" w:hAnsiTheme="minorHAnsi" w:cstheme="minorHAnsi"/>
              </w:rPr>
            </w:pPr>
            <w:proofErr w:type="spellStart"/>
            <w:r>
              <w:rPr>
                <w:rFonts w:asciiTheme="minorHAnsi" w:hAnsiTheme="minorHAnsi" w:cstheme="minorHAnsi"/>
              </w:rPr>
              <w:t>Auth</w:t>
            </w:r>
            <w:r w:rsidRPr="005F6107">
              <w:rPr>
                <w:rFonts w:asciiTheme="minorHAnsi" w:hAnsiTheme="minorHAnsi" w:cstheme="minorHAnsi"/>
              </w:rPr>
              <w:t>Type</w:t>
            </w:r>
            <w:proofErr w:type="spellEnd"/>
          </w:p>
        </w:tc>
        <w:tc>
          <w:tcPr>
            <w:tcW w:w="625" w:type="pct"/>
            <w:shd w:val="clear" w:color="auto" w:fill="D9D9D9" w:themeFill="background1" w:themeFillShade="D9"/>
          </w:tcPr>
          <w:p w:rsidR="00556B3F" w:rsidRPr="005F6107" w:rsidRDefault="00556B3F" w:rsidP="00053F8B">
            <w:pPr>
              <w:spacing w:before="0"/>
              <w:rPr>
                <w:rFonts w:asciiTheme="minorHAnsi" w:hAnsiTheme="minorHAnsi" w:cstheme="minorHAnsi"/>
              </w:rPr>
            </w:pPr>
            <w:proofErr w:type="spellStart"/>
            <w:r>
              <w:rPr>
                <w:rFonts w:asciiTheme="minorHAnsi" w:hAnsiTheme="minorHAnsi" w:cstheme="minorHAnsi"/>
              </w:rPr>
              <w:t>Auth</w:t>
            </w:r>
            <w:r w:rsidRPr="005F6107">
              <w:rPr>
                <w:rFonts w:asciiTheme="minorHAnsi" w:hAnsiTheme="minorHAnsi" w:cstheme="minorHAnsi"/>
              </w:rPr>
              <w:t>Mode</w:t>
            </w:r>
            <w:proofErr w:type="spellEnd"/>
          </w:p>
        </w:tc>
        <w:tc>
          <w:tcPr>
            <w:tcW w:w="692" w:type="pct"/>
            <w:shd w:val="clear" w:color="auto" w:fill="D9D9D9" w:themeFill="background1" w:themeFillShade="D9"/>
          </w:tcPr>
          <w:p w:rsidR="00556B3F" w:rsidRPr="005F6107" w:rsidRDefault="00556B3F" w:rsidP="00053F8B">
            <w:pPr>
              <w:spacing w:before="0"/>
              <w:rPr>
                <w:rFonts w:asciiTheme="minorHAnsi" w:hAnsiTheme="minorHAnsi" w:cstheme="minorHAnsi"/>
              </w:rPr>
            </w:pPr>
            <w:proofErr w:type="spellStart"/>
            <w:r>
              <w:rPr>
                <w:rFonts w:asciiTheme="minorHAnsi" w:hAnsiTheme="minorHAnsi" w:cstheme="minorHAnsi"/>
              </w:rPr>
              <w:t>Hash</w:t>
            </w:r>
            <w:r w:rsidRPr="005F6107">
              <w:rPr>
                <w:rFonts w:asciiTheme="minorHAnsi" w:hAnsiTheme="minorHAnsi" w:cstheme="minorHAnsi"/>
              </w:rPr>
              <w:t>KeyLen</w:t>
            </w:r>
            <w:proofErr w:type="spellEnd"/>
          </w:p>
        </w:tc>
        <w:tc>
          <w:tcPr>
            <w:tcW w:w="3110" w:type="pct"/>
            <w:shd w:val="clear" w:color="auto" w:fill="D9D9D9" w:themeFill="background1" w:themeFillShade="D9"/>
          </w:tcPr>
          <w:p w:rsidR="00556B3F" w:rsidRPr="005F6107" w:rsidRDefault="00556B3F" w:rsidP="00053F8B">
            <w:pPr>
              <w:spacing w:before="0"/>
              <w:rPr>
                <w:rFonts w:asciiTheme="minorHAnsi" w:hAnsiTheme="minorHAnsi" w:cstheme="minorHAnsi"/>
              </w:rPr>
            </w:pPr>
            <w:r w:rsidRPr="005F6107">
              <w:rPr>
                <w:rFonts w:asciiTheme="minorHAnsi" w:hAnsiTheme="minorHAnsi" w:cstheme="minorHAnsi"/>
              </w:rPr>
              <w:t>Metadata setup</w:t>
            </w:r>
          </w:p>
        </w:tc>
      </w:tr>
      <w:tr w:rsidR="00556B3F" w:rsidRPr="005F6107" w:rsidTr="00053F8B">
        <w:tc>
          <w:tcPr>
            <w:tcW w:w="573" w:type="pct"/>
          </w:tcPr>
          <w:p w:rsidR="00556B3F" w:rsidRPr="005F6107" w:rsidRDefault="00556B3F" w:rsidP="00053F8B">
            <w:pPr>
              <w:spacing w:before="0"/>
              <w:rPr>
                <w:rFonts w:asciiTheme="minorHAnsi" w:hAnsiTheme="minorHAnsi" w:cstheme="minorHAnsi"/>
              </w:rPr>
            </w:pPr>
            <w:r>
              <w:rPr>
                <w:rFonts w:asciiTheme="minorHAnsi" w:hAnsiTheme="minorHAnsi" w:cstheme="minorHAnsi"/>
              </w:rPr>
              <w:t>SHA-256</w:t>
            </w:r>
          </w:p>
        </w:tc>
        <w:tc>
          <w:tcPr>
            <w:tcW w:w="625" w:type="pct"/>
          </w:tcPr>
          <w:p w:rsidR="00556B3F" w:rsidRPr="005F6107" w:rsidRDefault="00556B3F" w:rsidP="00053F8B">
            <w:pPr>
              <w:spacing w:before="0"/>
              <w:rPr>
                <w:rFonts w:asciiTheme="minorHAnsi" w:hAnsiTheme="minorHAnsi" w:cstheme="minorHAnsi"/>
              </w:rPr>
            </w:pPr>
            <w:r>
              <w:rPr>
                <w:rFonts w:asciiTheme="minorHAnsi" w:hAnsiTheme="minorHAnsi" w:cstheme="minorHAnsi"/>
              </w:rPr>
              <w:t>HASH</w:t>
            </w:r>
          </w:p>
        </w:tc>
        <w:tc>
          <w:tcPr>
            <w:tcW w:w="692" w:type="pct"/>
          </w:tcPr>
          <w:p w:rsidR="00556B3F" w:rsidRPr="005F6107" w:rsidRDefault="00556B3F" w:rsidP="00053F8B">
            <w:pPr>
              <w:spacing w:before="0"/>
              <w:rPr>
                <w:rFonts w:asciiTheme="minorHAnsi" w:hAnsiTheme="minorHAnsi" w:cstheme="minorHAnsi"/>
              </w:rPr>
            </w:pPr>
            <w:r>
              <w:rPr>
                <w:rFonts w:asciiTheme="minorHAnsi" w:hAnsiTheme="minorHAnsi" w:cstheme="minorHAnsi"/>
              </w:rPr>
              <w:t>0</w:t>
            </w:r>
          </w:p>
        </w:tc>
        <w:tc>
          <w:tcPr>
            <w:tcW w:w="3110" w:type="pct"/>
          </w:tcPr>
          <w:p w:rsidR="00556B3F" w:rsidRPr="005F6107" w:rsidRDefault="00556B3F" w:rsidP="00556B3F">
            <w:pPr>
              <w:pStyle w:val="ListParagraph"/>
              <w:numPr>
                <w:ilvl w:val="0"/>
                <w:numId w:val="26"/>
              </w:numPr>
              <w:spacing w:after="0" w:line="240" w:lineRule="auto"/>
              <w:ind w:left="360"/>
              <w:rPr>
                <w:sz w:val="24"/>
                <w:szCs w:val="24"/>
              </w:rPr>
            </w:pPr>
            <w:r w:rsidRPr="005F6107">
              <w:rPr>
                <w:rFonts w:cstheme="minorHAnsi"/>
                <w:sz w:val="24"/>
                <w:szCs w:val="24"/>
              </w:rPr>
              <w:t>Set</w:t>
            </w:r>
            <w:r>
              <w:rPr>
                <w:rFonts w:cstheme="minorHAnsi"/>
                <w:sz w:val="24"/>
                <w:szCs w:val="24"/>
              </w:rPr>
              <w:t xml:space="preserve"> </w:t>
            </w:r>
            <w:proofErr w:type="spellStart"/>
            <w:r w:rsidR="00514DCB">
              <w:rPr>
                <w:rFonts w:cstheme="minorHAnsi"/>
                <w:b/>
                <w:sz w:val="24"/>
                <w:szCs w:val="24"/>
              </w:rPr>
              <w:t>crypto_mode</w:t>
            </w:r>
            <w:proofErr w:type="spellEnd"/>
            <w:r w:rsidR="00514DCB">
              <w:rPr>
                <w:rFonts w:cstheme="minorHAnsi"/>
                <w:b/>
                <w:sz w:val="24"/>
                <w:szCs w:val="24"/>
              </w:rPr>
              <w:t xml:space="preserve"> </w:t>
            </w:r>
            <w:r w:rsidR="00514DCB">
              <w:rPr>
                <w:sz w:val="24"/>
                <w:szCs w:val="24"/>
              </w:rPr>
              <w:t>= 1</w:t>
            </w:r>
            <w:r w:rsidRPr="005F6107">
              <w:rPr>
                <w:sz w:val="24"/>
                <w:szCs w:val="24"/>
              </w:rPr>
              <w:t xml:space="preserve"> for </w:t>
            </w:r>
            <w:r w:rsidR="00514DCB">
              <w:rPr>
                <w:sz w:val="24"/>
                <w:szCs w:val="24"/>
              </w:rPr>
              <w:t>TAG generation, 2/3</w:t>
            </w:r>
            <w:r>
              <w:rPr>
                <w:sz w:val="24"/>
                <w:szCs w:val="24"/>
              </w:rPr>
              <w:t xml:space="preserve"> for TAG check</w:t>
            </w:r>
            <w:r w:rsidRPr="005F6107">
              <w:rPr>
                <w:sz w:val="24"/>
                <w:szCs w:val="24"/>
              </w:rPr>
              <w:t>.</w:t>
            </w:r>
          </w:p>
          <w:p w:rsidR="00556B3F" w:rsidRPr="00FF30E9" w:rsidRDefault="00556B3F" w:rsidP="00556B3F">
            <w:pPr>
              <w:pStyle w:val="ListParagraph"/>
              <w:numPr>
                <w:ilvl w:val="0"/>
                <w:numId w:val="26"/>
              </w:numPr>
              <w:spacing w:after="0" w:line="240" w:lineRule="auto"/>
              <w:ind w:left="360"/>
              <w:rPr>
                <w:sz w:val="24"/>
                <w:szCs w:val="24"/>
              </w:rPr>
            </w:pPr>
            <w:r w:rsidRPr="005F6107">
              <w:rPr>
                <w:sz w:val="24"/>
                <w:szCs w:val="24"/>
              </w:rPr>
              <w:t xml:space="preserve">Set </w:t>
            </w:r>
            <w:r w:rsidRPr="00D75DB0">
              <w:rPr>
                <w:b/>
                <w:sz w:val="24"/>
                <w:szCs w:val="24"/>
              </w:rPr>
              <w:t>CTRL0.</w:t>
            </w:r>
            <w:r>
              <w:rPr>
                <w:b/>
                <w:sz w:val="24"/>
                <w:szCs w:val="24"/>
              </w:rPr>
              <w:t>AuthOp/</w:t>
            </w:r>
            <w:proofErr w:type="spellStart"/>
            <w:r>
              <w:rPr>
                <w:b/>
                <w:sz w:val="24"/>
                <w:szCs w:val="24"/>
              </w:rPr>
              <w:t>RawAuthOp</w:t>
            </w:r>
            <w:proofErr w:type="spellEnd"/>
            <w:r>
              <w:rPr>
                <w:sz w:val="24"/>
                <w:szCs w:val="24"/>
              </w:rPr>
              <w:t xml:space="preserve"> = 0x1</w:t>
            </w:r>
            <w:r w:rsidR="00B74EDD">
              <w:rPr>
                <w:sz w:val="24"/>
                <w:szCs w:val="24"/>
              </w:rPr>
              <w:t>.</w:t>
            </w:r>
          </w:p>
          <w:p w:rsidR="001745E4" w:rsidRDefault="00556B3F" w:rsidP="00556B3F">
            <w:pPr>
              <w:pStyle w:val="ListParagraph"/>
              <w:numPr>
                <w:ilvl w:val="0"/>
                <w:numId w:val="26"/>
              </w:numPr>
              <w:spacing w:after="0" w:line="240" w:lineRule="auto"/>
              <w:ind w:left="360"/>
              <w:rPr>
                <w:rFonts w:cstheme="minorHAnsi"/>
                <w:sz w:val="24"/>
                <w:szCs w:val="24"/>
              </w:rPr>
            </w:pPr>
            <w:r>
              <w:rPr>
                <w:rFonts w:cstheme="minorHAnsi"/>
                <w:sz w:val="24"/>
                <w:szCs w:val="24"/>
              </w:rPr>
              <w:t>A 256</w:t>
            </w:r>
            <w:r w:rsidR="001745E4">
              <w:rPr>
                <w:rFonts w:cstheme="minorHAnsi"/>
                <w:sz w:val="24"/>
                <w:szCs w:val="24"/>
              </w:rPr>
              <w:t>-bit tag is appended on TAG Generation</w:t>
            </w:r>
            <w:r w:rsidR="00B74EDD">
              <w:rPr>
                <w:rFonts w:cstheme="minorHAnsi"/>
                <w:sz w:val="24"/>
                <w:szCs w:val="24"/>
              </w:rPr>
              <w:t>.</w:t>
            </w:r>
          </w:p>
          <w:p w:rsidR="00556B3F" w:rsidRPr="005F6107" w:rsidRDefault="001745E4" w:rsidP="00556B3F">
            <w:pPr>
              <w:pStyle w:val="ListParagraph"/>
              <w:numPr>
                <w:ilvl w:val="0"/>
                <w:numId w:val="26"/>
              </w:numPr>
              <w:spacing w:after="0" w:line="240" w:lineRule="auto"/>
              <w:ind w:left="360"/>
              <w:rPr>
                <w:rFonts w:cstheme="minorHAnsi"/>
                <w:sz w:val="24"/>
                <w:szCs w:val="24"/>
              </w:rPr>
            </w:pPr>
            <w:r>
              <w:rPr>
                <w:rFonts w:cstheme="minorHAnsi"/>
                <w:sz w:val="24"/>
                <w:szCs w:val="24"/>
              </w:rPr>
              <w:t>A 256/128/</w:t>
            </w:r>
            <w:r w:rsidR="00556B3F">
              <w:rPr>
                <w:rFonts w:cstheme="minorHAnsi"/>
                <w:sz w:val="24"/>
                <w:szCs w:val="24"/>
              </w:rPr>
              <w:t xml:space="preserve">64-bit tag is </w:t>
            </w:r>
            <w:r>
              <w:rPr>
                <w:rFonts w:cstheme="minorHAnsi"/>
                <w:sz w:val="24"/>
                <w:szCs w:val="24"/>
              </w:rPr>
              <w:t>checked on TAG check</w:t>
            </w:r>
            <w:r w:rsidR="00556B3F">
              <w:rPr>
                <w:rFonts w:cstheme="minorHAnsi"/>
                <w:sz w:val="24"/>
                <w:szCs w:val="24"/>
              </w:rPr>
              <w:t xml:space="preserve"> depending on Footer TLV Word 7.</w:t>
            </w:r>
          </w:p>
          <w:p w:rsidR="00556B3F" w:rsidRPr="005F6107" w:rsidRDefault="00556B3F" w:rsidP="00053F8B">
            <w:pPr>
              <w:spacing w:before="0"/>
              <w:rPr>
                <w:rFonts w:asciiTheme="minorHAnsi" w:hAnsiTheme="minorHAnsi" w:cstheme="minorHAnsi"/>
              </w:rPr>
            </w:pPr>
          </w:p>
        </w:tc>
      </w:tr>
      <w:tr w:rsidR="00556B3F" w:rsidRPr="005F6107" w:rsidTr="00053F8B">
        <w:tc>
          <w:tcPr>
            <w:tcW w:w="573" w:type="pct"/>
          </w:tcPr>
          <w:p w:rsidR="00556B3F" w:rsidRDefault="00556B3F" w:rsidP="00053F8B">
            <w:pPr>
              <w:spacing w:before="0"/>
              <w:rPr>
                <w:rFonts w:asciiTheme="minorHAnsi" w:hAnsiTheme="minorHAnsi" w:cstheme="minorHAnsi"/>
              </w:rPr>
            </w:pPr>
            <w:r>
              <w:rPr>
                <w:rFonts w:asciiTheme="minorHAnsi" w:hAnsiTheme="minorHAnsi" w:cstheme="minorHAnsi"/>
              </w:rPr>
              <w:t>SHA-256</w:t>
            </w:r>
          </w:p>
        </w:tc>
        <w:tc>
          <w:tcPr>
            <w:tcW w:w="625" w:type="pct"/>
          </w:tcPr>
          <w:p w:rsidR="00556B3F" w:rsidRDefault="00556B3F" w:rsidP="00053F8B">
            <w:pPr>
              <w:spacing w:before="0"/>
              <w:rPr>
                <w:rFonts w:asciiTheme="minorHAnsi" w:hAnsiTheme="minorHAnsi" w:cstheme="minorHAnsi"/>
              </w:rPr>
            </w:pPr>
            <w:r>
              <w:rPr>
                <w:rFonts w:asciiTheme="minorHAnsi" w:hAnsiTheme="minorHAnsi" w:cstheme="minorHAnsi"/>
              </w:rPr>
              <w:t>HMAC</w:t>
            </w:r>
          </w:p>
        </w:tc>
        <w:tc>
          <w:tcPr>
            <w:tcW w:w="692" w:type="pct"/>
          </w:tcPr>
          <w:p w:rsidR="00556B3F" w:rsidRDefault="00556B3F" w:rsidP="00053F8B">
            <w:pPr>
              <w:spacing w:before="0"/>
              <w:rPr>
                <w:rFonts w:asciiTheme="minorHAnsi" w:hAnsiTheme="minorHAnsi" w:cstheme="minorHAnsi"/>
              </w:rPr>
            </w:pPr>
            <w:r>
              <w:rPr>
                <w:rFonts w:asciiTheme="minorHAnsi" w:hAnsiTheme="minorHAnsi" w:cstheme="minorHAnsi"/>
              </w:rPr>
              <w:t>32</w:t>
            </w:r>
          </w:p>
        </w:tc>
        <w:tc>
          <w:tcPr>
            <w:tcW w:w="3110" w:type="pct"/>
          </w:tcPr>
          <w:p w:rsidR="00514DCB" w:rsidRPr="005F6107" w:rsidRDefault="00514DCB" w:rsidP="00514DCB">
            <w:pPr>
              <w:pStyle w:val="ListParagraph"/>
              <w:numPr>
                <w:ilvl w:val="0"/>
                <w:numId w:val="26"/>
              </w:numPr>
              <w:spacing w:after="0" w:line="240" w:lineRule="auto"/>
              <w:ind w:left="360"/>
              <w:rPr>
                <w:sz w:val="24"/>
                <w:szCs w:val="24"/>
              </w:rPr>
            </w:pPr>
            <w:r w:rsidRPr="005F6107">
              <w:rPr>
                <w:rFonts w:cstheme="minorHAnsi"/>
                <w:sz w:val="24"/>
                <w:szCs w:val="24"/>
              </w:rPr>
              <w:t>Set</w:t>
            </w:r>
            <w:r>
              <w:rPr>
                <w:rFonts w:cstheme="minorHAnsi"/>
                <w:sz w:val="24"/>
                <w:szCs w:val="24"/>
              </w:rPr>
              <w:t xml:space="preserve"> </w:t>
            </w:r>
            <w:proofErr w:type="spellStart"/>
            <w:r>
              <w:rPr>
                <w:rFonts w:cstheme="minorHAnsi"/>
                <w:b/>
                <w:sz w:val="24"/>
                <w:szCs w:val="24"/>
              </w:rPr>
              <w:t>crypto_mode</w:t>
            </w:r>
            <w:proofErr w:type="spellEnd"/>
            <w:r>
              <w:rPr>
                <w:rFonts w:cstheme="minorHAnsi"/>
                <w:b/>
                <w:sz w:val="24"/>
                <w:szCs w:val="24"/>
              </w:rPr>
              <w:t xml:space="preserve"> </w:t>
            </w:r>
            <w:r>
              <w:rPr>
                <w:sz w:val="24"/>
                <w:szCs w:val="24"/>
              </w:rPr>
              <w:t>= 1</w:t>
            </w:r>
            <w:r w:rsidRPr="005F6107">
              <w:rPr>
                <w:sz w:val="24"/>
                <w:szCs w:val="24"/>
              </w:rPr>
              <w:t xml:space="preserve"> for </w:t>
            </w:r>
            <w:r>
              <w:rPr>
                <w:sz w:val="24"/>
                <w:szCs w:val="24"/>
              </w:rPr>
              <w:t>TAG generation, 2/3 for TAG check</w:t>
            </w:r>
            <w:r w:rsidRPr="005F6107">
              <w:rPr>
                <w:sz w:val="24"/>
                <w:szCs w:val="24"/>
              </w:rPr>
              <w:t>.</w:t>
            </w:r>
          </w:p>
          <w:p w:rsidR="00556B3F" w:rsidRPr="001745E4" w:rsidRDefault="00556B3F" w:rsidP="001745E4">
            <w:pPr>
              <w:pStyle w:val="ListParagraph"/>
              <w:numPr>
                <w:ilvl w:val="0"/>
                <w:numId w:val="26"/>
              </w:numPr>
              <w:spacing w:after="0" w:line="240" w:lineRule="auto"/>
              <w:ind w:left="360"/>
              <w:rPr>
                <w:sz w:val="24"/>
                <w:szCs w:val="24"/>
              </w:rPr>
            </w:pPr>
            <w:r w:rsidRPr="005F6107">
              <w:rPr>
                <w:sz w:val="24"/>
                <w:szCs w:val="24"/>
              </w:rPr>
              <w:t xml:space="preserve">Set </w:t>
            </w:r>
            <w:r w:rsidRPr="00D75DB0">
              <w:rPr>
                <w:b/>
                <w:sz w:val="24"/>
                <w:szCs w:val="24"/>
              </w:rPr>
              <w:t>CTRL0.</w:t>
            </w:r>
            <w:r>
              <w:rPr>
                <w:b/>
                <w:sz w:val="24"/>
                <w:szCs w:val="24"/>
              </w:rPr>
              <w:t>AuthOp/</w:t>
            </w:r>
            <w:proofErr w:type="spellStart"/>
            <w:r>
              <w:rPr>
                <w:b/>
                <w:sz w:val="24"/>
                <w:szCs w:val="24"/>
              </w:rPr>
              <w:t>RawAuthOp</w:t>
            </w:r>
            <w:proofErr w:type="spellEnd"/>
            <w:r>
              <w:rPr>
                <w:sz w:val="24"/>
                <w:szCs w:val="24"/>
              </w:rPr>
              <w:t xml:space="preserve"> = 0x2</w:t>
            </w:r>
          </w:p>
          <w:p w:rsidR="001745E4" w:rsidRDefault="001745E4" w:rsidP="001745E4">
            <w:pPr>
              <w:pStyle w:val="ListParagraph"/>
              <w:numPr>
                <w:ilvl w:val="0"/>
                <w:numId w:val="26"/>
              </w:numPr>
              <w:spacing w:after="0" w:line="240" w:lineRule="auto"/>
              <w:ind w:left="360"/>
              <w:rPr>
                <w:rFonts w:cstheme="minorHAnsi"/>
                <w:sz w:val="24"/>
                <w:szCs w:val="24"/>
              </w:rPr>
            </w:pPr>
            <w:r>
              <w:rPr>
                <w:rFonts w:cstheme="minorHAnsi"/>
                <w:sz w:val="24"/>
                <w:szCs w:val="24"/>
              </w:rPr>
              <w:t>A 256-bit tag is appended on TAG Generation</w:t>
            </w:r>
            <w:r w:rsidR="00B74EDD">
              <w:rPr>
                <w:rFonts w:cstheme="minorHAnsi"/>
                <w:sz w:val="24"/>
                <w:szCs w:val="24"/>
              </w:rPr>
              <w:t>.</w:t>
            </w:r>
          </w:p>
          <w:p w:rsidR="001745E4" w:rsidRPr="005F6107" w:rsidRDefault="001745E4" w:rsidP="001745E4">
            <w:pPr>
              <w:pStyle w:val="ListParagraph"/>
              <w:numPr>
                <w:ilvl w:val="0"/>
                <w:numId w:val="26"/>
              </w:numPr>
              <w:spacing w:after="0" w:line="240" w:lineRule="auto"/>
              <w:ind w:left="360"/>
              <w:rPr>
                <w:rFonts w:cstheme="minorHAnsi"/>
                <w:sz w:val="24"/>
                <w:szCs w:val="24"/>
              </w:rPr>
            </w:pPr>
            <w:r>
              <w:rPr>
                <w:rFonts w:cstheme="minorHAnsi"/>
                <w:sz w:val="24"/>
                <w:szCs w:val="24"/>
              </w:rPr>
              <w:t>A 256/128/64-bit tag is checked on TAG check depending on Footer TLV Word 7.</w:t>
            </w:r>
          </w:p>
          <w:p w:rsidR="00556B3F" w:rsidRPr="005F6107" w:rsidRDefault="00556B3F" w:rsidP="00053F8B">
            <w:pPr>
              <w:pStyle w:val="ListParagraph"/>
              <w:spacing w:after="0" w:line="240" w:lineRule="auto"/>
              <w:ind w:left="360"/>
              <w:rPr>
                <w:rFonts w:cstheme="minorHAnsi"/>
                <w:sz w:val="24"/>
                <w:szCs w:val="24"/>
              </w:rPr>
            </w:pPr>
          </w:p>
        </w:tc>
      </w:tr>
      <w:tr w:rsidR="00556B3F" w:rsidRPr="005F6107" w:rsidTr="00053F8B">
        <w:tc>
          <w:tcPr>
            <w:tcW w:w="573" w:type="pct"/>
          </w:tcPr>
          <w:p w:rsidR="00556B3F" w:rsidRDefault="00556B3F" w:rsidP="00053F8B">
            <w:pPr>
              <w:spacing w:before="0"/>
              <w:rPr>
                <w:rFonts w:asciiTheme="minorHAnsi" w:hAnsiTheme="minorHAnsi" w:cstheme="minorHAnsi"/>
              </w:rPr>
            </w:pPr>
            <w:r>
              <w:rPr>
                <w:rFonts w:asciiTheme="minorHAnsi" w:hAnsiTheme="minorHAnsi" w:cstheme="minorHAnsi"/>
              </w:rPr>
              <w:t>AES-256</w:t>
            </w:r>
          </w:p>
        </w:tc>
        <w:tc>
          <w:tcPr>
            <w:tcW w:w="625" w:type="pct"/>
          </w:tcPr>
          <w:p w:rsidR="00556B3F" w:rsidRDefault="00556B3F" w:rsidP="00053F8B">
            <w:pPr>
              <w:spacing w:before="0"/>
              <w:rPr>
                <w:rFonts w:asciiTheme="minorHAnsi" w:hAnsiTheme="minorHAnsi" w:cstheme="minorHAnsi"/>
              </w:rPr>
            </w:pPr>
            <w:r>
              <w:rPr>
                <w:rFonts w:asciiTheme="minorHAnsi" w:hAnsiTheme="minorHAnsi" w:cstheme="minorHAnsi"/>
              </w:rPr>
              <w:t>GMAC</w:t>
            </w:r>
          </w:p>
        </w:tc>
        <w:tc>
          <w:tcPr>
            <w:tcW w:w="692" w:type="pct"/>
          </w:tcPr>
          <w:p w:rsidR="00556B3F" w:rsidRDefault="00556B3F" w:rsidP="00053F8B">
            <w:pPr>
              <w:spacing w:before="0"/>
              <w:rPr>
                <w:rFonts w:asciiTheme="minorHAnsi" w:hAnsiTheme="minorHAnsi" w:cstheme="minorHAnsi"/>
              </w:rPr>
            </w:pPr>
            <w:r>
              <w:rPr>
                <w:rFonts w:asciiTheme="minorHAnsi" w:hAnsiTheme="minorHAnsi" w:cstheme="minorHAnsi"/>
              </w:rPr>
              <w:t>32</w:t>
            </w:r>
          </w:p>
        </w:tc>
        <w:tc>
          <w:tcPr>
            <w:tcW w:w="3110" w:type="pct"/>
          </w:tcPr>
          <w:p w:rsidR="00514DCB" w:rsidRPr="005F6107" w:rsidRDefault="00514DCB" w:rsidP="00514DCB">
            <w:pPr>
              <w:pStyle w:val="ListParagraph"/>
              <w:numPr>
                <w:ilvl w:val="0"/>
                <w:numId w:val="26"/>
              </w:numPr>
              <w:spacing w:after="0" w:line="240" w:lineRule="auto"/>
              <w:ind w:left="360"/>
              <w:rPr>
                <w:sz w:val="24"/>
                <w:szCs w:val="24"/>
              </w:rPr>
            </w:pPr>
            <w:r w:rsidRPr="005F6107">
              <w:rPr>
                <w:rFonts w:cstheme="minorHAnsi"/>
                <w:sz w:val="24"/>
                <w:szCs w:val="24"/>
              </w:rPr>
              <w:t>Set</w:t>
            </w:r>
            <w:r>
              <w:rPr>
                <w:rFonts w:cstheme="minorHAnsi"/>
                <w:sz w:val="24"/>
                <w:szCs w:val="24"/>
              </w:rPr>
              <w:t xml:space="preserve"> </w:t>
            </w:r>
            <w:proofErr w:type="spellStart"/>
            <w:r>
              <w:rPr>
                <w:rFonts w:cstheme="minorHAnsi"/>
                <w:b/>
                <w:sz w:val="24"/>
                <w:szCs w:val="24"/>
              </w:rPr>
              <w:t>crypto_mode</w:t>
            </w:r>
            <w:proofErr w:type="spellEnd"/>
            <w:r>
              <w:rPr>
                <w:rFonts w:cstheme="minorHAnsi"/>
                <w:b/>
                <w:sz w:val="24"/>
                <w:szCs w:val="24"/>
              </w:rPr>
              <w:t xml:space="preserve"> </w:t>
            </w:r>
            <w:r>
              <w:rPr>
                <w:sz w:val="24"/>
                <w:szCs w:val="24"/>
              </w:rPr>
              <w:t>= 1</w:t>
            </w:r>
            <w:r w:rsidRPr="005F6107">
              <w:rPr>
                <w:sz w:val="24"/>
                <w:szCs w:val="24"/>
              </w:rPr>
              <w:t xml:space="preserve"> for </w:t>
            </w:r>
            <w:r>
              <w:rPr>
                <w:sz w:val="24"/>
                <w:szCs w:val="24"/>
              </w:rPr>
              <w:t>TAG generation, 2/3 for TAG check</w:t>
            </w:r>
            <w:r w:rsidRPr="005F6107">
              <w:rPr>
                <w:sz w:val="24"/>
                <w:szCs w:val="24"/>
              </w:rPr>
              <w:t>.</w:t>
            </w:r>
          </w:p>
          <w:p w:rsidR="00556B3F" w:rsidRDefault="00556B3F" w:rsidP="00556B3F">
            <w:pPr>
              <w:pStyle w:val="ListParagraph"/>
              <w:numPr>
                <w:ilvl w:val="0"/>
                <w:numId w:val="26"/>
              </w:numPr>
              <w:spacing w:after="0" w:line="240" w:lineRule="auto"/>
              <w:ind w:left="360"/>
              <w:rPr>
                <w:sz w:val="24"/>
                <w:szCs w:val="24"/>
              </w:rPr>
            </w:pPr>
            <w:r w:rsidRPr="005F6107">
              <w:rPr>
                <w:sz w:val="24"/>
                <w:szCs w:val="24"/>
              </w:rPr>
              <w:t xml:space="preserve">Set </w:t>
            </w:r>
            <w:r w:rsidRPr="00D75DB0">
              <w:rPr>
                <w:b/>
                <w:sz w:val="24"/>
                <w:szCs w:val="24"/>
              </w:rPr>
              <w:t>CTRL0.</w:t>
            </w:r>
            <w:r>
              <w:rPr>
                <w:b/>
                <w:sz w:val="24"/>
                <w:szCs w:val="24"/>
              </w:rPr>
              <w:t>CipherOp</w:t>
            </w:r>
            <w:r>
              <w:rPr>
                <w:sz w:val="24"/>
                <w:szCs w:val="24"/>
              </w:rPr>
              <w:t xml:space="preserve"> = 0x3</w:t>
            </w:r>
          </w:p>
          <w:p w:rsidR="00556B3F" w:rsidRPr="00FF30E9" w:rsidRDefault="00556B3F" w:rsidP="00556B3F">
            <w:pPr>
              <w:pStyle w:val="ListParagraph"/>
              <w:numPr>
                <w:ilvl w:val="0"/>
                <w:numId w:val="26"/>
              </w:numPr>
              <w:spacing w:after="0" w:line="240" w:lineRule="auto"/>
              <w:ind w:left="360"/>
              <w:rPr>
                <w:rFonts w:cstheme="minorHAnsi"/>
                <w:sz w:val="24"/>
                <w:szCs w:val="24"/>
              </w:rPr>
            </w:pPr>
            <w:r w:rsidRPr="005F6107">
              <w:rPr>
                <w:sz w:val="24"/>
                <w:szCs w:val="24"/>
              </w:rPr>
              <w:t xml:space="preserve">Set </w:t>
            </w:r>
            <w:r>
              <w:rPr>
                <w:b/>
                <w:sz w:val="24"/>
                <w:szCs w:val="24"/>
              </w:rPr>
              <w:t>CTRL0</w:t>
            </w:r>
            <w:r w:rsidRPr="00D75DB0">
              <w:rPr>
                <w:b/>
                <w:sz w:val="24"/>
                <w:szCs w:val="24"/>
              </w:rPr>
              <w:t>.Iv</w:t>
            </w:r>
            <w:r>
              <w:rPr>
                <w:b/>
                <w:sz w:val="24"/>
                <w:szCs w:val="24"/>
              </w:rPr>
              <w:t>Op</w:t>
            </w:r>
            <w:r>
              <w:rPr>
                <w:sz w:val="24"/>
                <w:szCs w:val="24"/>
              </w:rPr>
              <w:t xml:space="preserve"> = 0x0/0x1/0x2. For 0x0, FRMD TLV must be sent with IV.</w:t>
            </w:r>
          </w:p>
          <w:p w:rsidR="00556B3F" w:rsidRPr="00B74EDD" w:rsidRDefault="00556B3F" w:rsidP="00B74EDD">
            <w:pPr>
              <w:pStyle w:val="ListParagraph"/>
              <w:numPr>
                <w:ilvl w:val="0"/>
                <w:numId w:val="26"/>
              </w:numPr>
              <w:spacing w:after="0" w:line="240" w:lineRule="auto"/>
              <w:ind w:left="360"/>
              <w:rPr>
                <w:sz w:val="24"/>
                <w:szCs w:val="24"/>
              </w:rPr>
            </w:pPr>
            <w:r>
              <w:rPr>
                <w:sz w:val="24"/>
                <w:szCs w:val="24"/>
              </w:rPr>
              <w:t xml:space="preserve">Set </w:t>
            </w:r>
            <w:r>
              <w:rPr>
                <w:b/>
                <w:sz w:val="24"/>
                <w:szCs w:val="24"/>
              </w:rPr>
              <w:t xml:space="preserve">CTRL0.AADLen </w:t>
            </w:r>
            <w:r>
              <w:rPr>
                <w:sz w:val="24"/>
                <w:szCs w:val="24"/>
              </w:rPr>
              <w:t>appropriately.</w:t>
            </w:r>
          </w:p>
          <w:p w:rsidR="00B74EDD" w:rsidRDefault="00B74EDD" w:rsidP="00B74EDD">
            <w:pPr>
              <w:pStyle w:val="ListParagraph"/>
              <w:numPr>
                <w:ilvl w:val="0"/>
                <w:numId w:val="26"/>
              </w:numPr>
              <w:spacing w:after="0" w:line="240" w:lineRule="auto"/>
              <w:ind w:left="360"/>
              <w:rPr>
                <w:rFonts w:cstheme="minorHAnsi"/>
                <w:sz w:val="24"/>
                <w:szCs w:val="24"/>
              </w:rPr>
            </w:pPr>
            <w:r>
              <w:rPr>
                <w:rFonts w:cstheme="minorHAnsi"/>
                <w:sz w:val="24"/>
                <w:szCs w:val="24"/>
              </w:rPr>
              <w:t>A 128-bit tag is appended on TAG Generation</w:t>
            </w:r>
          </w:p>
          <w:p w:rsidR="00B74EDD" w:rsidRPr="005F6107" w:rsidRDefault="00B74EDD" w:rsidP="00B74EDD">
            <w:pPr>
              <w:pStyle w:val="ListParagraph"/>
              <w:numPr>
                <w:ilvl w:val="0"/>
                <w:numId w:val="26"/>
              </w:numPr>
              <w:spacing w:after="0" w:line="240" w:lineRule="auto"/>
              <w:ind w:left="360"/>
              <w:rPr>
                <w:rFonts w:cstheme="minorHAnsi"/>
                <w:sz w:val="24"/>
                <w:szCs w:val="24"/>
              </w:rPr>
            </w:pPr>
            <w:r>
              <w:rPr>
                <w:rFonts w:cstheme="minorHAnsi"/>
                <w:sz w:val="24"/>
                <w:szCs w:val="24"/>
              </w:rPr>
              <w:t>A 128/64-bit tag is checked on TAG check depending on Footer TLV Word 7.</w:t>
            </w:r>
          </w:p>
          <w:p w:rsidR="00556B3F" w:rsidRPr="005F6107" w:rsidRDefault="00556B3F" w:rsidP="00053F8B">
            <w:pPr>
              <w:pStyle w:val="ListParagraph"/>
              <w:spacing w:after="0" w:line="240" w:lineRule="auto"/>
              <w:ind w:left="360"/>
              <w:rPr>
                <w:rFonts w:cstheme="minorHAnsi"/>
                <w:sz w:val="24"/>
                <w:szCs w:val="24"/>
              </w:rPr>
            </w:pPr>
          </w:p>
        </w:tc>
      </w:tr>
    </w:tbl>
    <w:p w:rsidR="00556B3F" w:rsidRDefault="00556B3F" w:rsidP="00312DD4">
      <w:pPr>
        <w:pStyle w:val="Caption"/>
      </w:pPr>
      <w:bookmarkStart w:id="104" w:name="_Toc536792137"/>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30</w:t>
      </w:r>
      <w:r w:rsidR="00AC3548">
        <w:rPr>
          <w:noProof/>
        </w:rPr>
        <w:fldChar w:fldCharType="end"/>
      </w:r>
      <w:r>
        <w:t xml:space="preserve"> </w:t>
      </w:r>
      <w:r w:rsidR="0042232A">
        <w:t xml:space="preserve">- </w:t>
      </w:r>
      <w:r>
        <w:t>Hash Setup Example</w:t>
      </w:r>
      <w:bookmarkEnd w:id="104"/>
    </w:p>
    <w:p w:rsidR="00556B3F" w:rsidRDefault="00556B3F" w:rsidP="00350F2E"/>
    <w:p w:rsidR="00556B3F" w:rsidRDefault="00556B3F" w:rsidP="00350F2E"/>
    <w:p w:rsidR="00556B3F" w:rsidRDefault="00556B3F" w:rsidP="00350F2E"/>
    <w:p w:rsidR="002A266B" w:rsidRDefault="00C620CC">
      <w:pPr>
        <w:pStyle w:val="Heading1"/>
      </w:pPr>
      <w:bookmarkStart w:id="105" w:name="_Toc536792084"/>
      <w:r>
        <w:lastRenderedPageBreak/>
        <w:t>Test Vectors</w:t>
      </w:r>
      <w:bookmarkEnd w:id="105"/>
    </w:p>
    <w:p w:rsidR="002A266B" w:rsidRDefault="00476A2C" w:rsidP="002A266B">
      <w:pPr>
        <w:pStyle w:val="Body"/>
      </w:pPr>
      <w:r>
        <w:t>In GCM Specification [GCM], we will run Test Case 1</w:t>
      </w:r>
      <w:r w:rsidR="004F7A87">
        <w:t>6</w:t>
      </w:r>
      <w:r>
        <w:t xml:space="preserve"> in Crypto.</w:t>
      </w:r>
    </w:p>
    <w:p w:rsidR="00476A2C" w:rsidRDefault="004F7A87" w:rsidP="00476A2C">
      <w:pPr>
        <w:pStyle w:val="Body"/>
        <w:keepNext/>
        <w:jc w:val="center"/>
      </w:pPr>
      <w:bookmarkStart w:id="106" w:name="_GoBack"/>
      <w:bookmarkEnd w:id="106"/>
      <w:r>
        <w:rPr>
          <w:noProof/>
        </w:rPr>
        <w:drawing>
          <wp:inline distT="0" distB="0" distL="0" distR="0" wp14:anchorId="7896BE01" wp14:editId="4A0424FF">
            <wp:extent cx="4457700" cy="207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57700" cy="2076450"/>
                    </a:xfrm>
                    <a:prstGeom prst="rect">
                      <a:avLst/>
                    </a:prstGeom>
                  </pic:spPr>
                </pic:pic>
              </a:graphicData>
            </a:graphic>
          </wp:inline>
        </w:drawing>
      </w:r>
    </w:p>
    <w:p w:rsidR="00476A2C" w:rsidRDefault="00476A2C" w:rsidP="00312DD4">
      <w:pPr>
        <w:pStyle w:val="Caption"/>
      </w:pPr>
      <w:bookmarkStart w:id="107" w:name="_Toc536792107"/>
      <w:r>
        <w:t xml:space="preserve">Figure </w:t>
      </w:r>
      <w:r w:rsidR="00AC3548">
        <w:rPr>
          <w:noProof/>
        </w:rPr>
        <w:fldChar w:fldCharType="begin"/>
      </w:r>
      <w:r w:rsidR="00AC3548">
        <w:rPr>
          <w:noProof/>
        </w:rPr>
        <w:instrText xml:space="preserve"> SEQ Figure \* ARABIC </w:instrText>
      </w:r>
      <w:r w:rsidR="00AC3548">
        <w:rPr>
          <w:noProof/>
        </w:rPr>
        <w:fldChar w:fldCharType="separate"/>
      </w:r>
      <w:r w:rsidR="009D7F9C">
        <w:rPr>
          <w:noProof/>
        </w:rPr>
        <w:t>13</w:t>
      </w:r>
      <w:r w:rsidR="00AC3548">
        <w:rPr>
          <w:noProof/>
        </w:rPr>
        <w:fldChar w:fldCharType="end"/>
      </w:r>
      <w:r>
        <w:t xml:space="preserve"> - Excerpt from Test Case 1</w:t>
      </w:r>
      <w:r w:rsidR="004F7A87">
        <w:t>6</w:t>
      </w:r>
      <w:r>
        <w:t xml:space="preserve"> in GCM Specification</w:t>
      </w:r>
      <w:bookmarkEnd w:id="107"/>
    </w:p>
    <w:p w:rsidR="00476A2C" w:rsidRDefault="002B25A4" w:rsidP="0042232A">
      <w:pPr>
        <w:pStyle w:val="Heading2"/>
      </w:pPr>
      <w:bookmarkStart w:id="108" w:name="_Toc536792085"/>
      <w:r>
        <w:t>Setup</w:t>
      </w:r>
      <w:bookmarkEnd w:id="108"/>
    </w:p>
    <w:p w:rsidR="00514DCB" w:rsidRPr="004F7A87" w:rsidRDefault="00514DCB" w:rsidP="00514DCB">
      <w:pPr>
        <w:pStyle w:val="Body"/>
        <w:rPr>
          <w:rFonts w:ascii="Courier New" w:hAnsi="Courier New" w:cs="Courier New"/>
        </w:rPr>
      </w:pPr>
      <w:r w:rsidRPr="004F7A87">
        <w:rPr>
          <w:rFonts w:ascii="Courier New" w:hAnsi="Courier New" w:cs="Courier New"/>
        </w:rPr>
        <w:t xml:space="preserve">Set </w:t>
      </w:r>
      <w:proofErr w:type="spellStart"/>
      <w:r w:rsidRPr="004F7A87">
        <w:rPr>
          <w:rFonts w:ascii="Courier New" w:hAnsi="Courier New" w:cs="Courier New"/>
        </w:rPr>
        <w:t>crypto_mode</w:t>
      </w:r>
      <w:proofErr w:type="spellEnd"/>
      <w:r w:rsidRPr="004F7A87">
        <w:rPr>
          <w:rFonts w:ascii="Courier New" w:hAnsi="Courier New" w:cs="Courier New"/>
        </w:rPr>
        <w:t xml:space="preserve"> to 1 for Encryption.</w:t>
      </w:r>
    </w:p>
    <w:p w:rsidR="00514DCB" w:rsidRDefault="00514DCB" w:rsidP="00514DCB">
      <w:pPr>
        <w:pStyle w:val="Heading2"/>
      </w:pPr>
      <w:bookmarkStart w:id="109" w:name="_Toc536792086"/>
      <w:r>
        <w:t>CMD TLV</w:t>
      </w:r>
      <w:bookmarkEnd w:id="109"/>
    </w:p>
    <w:p w:rsidR="00514DCB" w:rsidRPr="004F7A87" w:rsidRDefault="00514DCB" w:rsidP="00514DCB">
      <w:pPr>
        <w:pStyle w:val="Body"/>
        <w:rPr>
          <w:rFonts w:ascii="Courier New" w:hAnsi="Courier New" w:cs="Courier New"/>
        </w:rPr>
      </w:pPr>
      <w:proofErr w:type="spellStart"/>
      <w:r w:rsidRPr="004F7A87">
        <w:rPr>
          <w:rFonts w:ascii="Courier New" w:hAnsi="Courier New" w:cs="Courier New"/>
        </w:rPr>
        <w:t>CipherOp</w:t>
      </w:r>
      <w:proofErr w:type="spellEnd"/>
      <w:r w:rsidRPr="004F7A87">
        <w:rPr>
          <w:rFonts w:ascii="Courier New" w:hAnsi="Courier New" w:cs="Courier New"/>
        </w:rPr>
        <w:t xml:space="preserve"> = 0x1</w:t>
      </w:r>
    </w:p>
    <w:p w:rsidR="00514DCB" w:rsidRPr="004F7A87" w:rsidRDefault="00514DCB" w:rsidP="00514DCB">
      <w:pPr>
        <w:pStyle w:val="Body"/>
        <w:rPr>
          <w:rFonts w:ascii="Courier New" w:hAnsi="Courier New" w:cs="Courier New"/>
        </w:rPr>
      </w:pPr>
      <w:proofErr w:type="spellStart"/>
      <w:r w:rsidRPr="004F7A87">
        <w:rPr>
          <w:rFonts w:ascii="Courier New" w:hAnsi="Courier New" w:cs="Courier New"/>
        </w:rPr>
        <w:t>AADLen</w:t>
      </w:r>
      <w:proofErr w:type="spellEnd"/>
      <w:r w:rsidRPr="004F7A87">
        <w:rPr>
          <w:rFonts w:ascii="Courier New" w:hAnsi="Courier New" w:cs="Courier New"/>
        </w:rPr>
        <w:t xml:space="preserve"> = 0x14</w:t>
      </w:r>
    </w:p>
    <w:p w:rsidR="00514DCB" w:rsidRPr="004F7A87" w:rsidRDefault="00514DCB" w:rsidP="00514DCB">
      <w:pPr>
        <w:pStyle w:val="Body"/>
        <w:rPr>
          <w:rFonts w:ascii="Courier New" w:hAnsi="Courier New" w:cs="Courier New"/>
        </w:rPr>
      </w:pPr>
      <w:proofErr w:type="spellStart"/>
      <w:r w:rsidRPr="004F7A87">
        <w:rPr>
          <w:rFonts w:ascii="Courier New" w:hAnsi="Courier New" w:cs="Courier New"/>
        </w:rPr>
        <w:t>IVOp</w:t>
      </w:r>
      <w:proofErr w:type="spellEnd"/>
      <w:r w:rsidRPr="004F7A87">
        <w:rPr>
          <w:rFonts w:ascii="Courier New" w:hAnsi="Courier New" w:cs="Courier New"/>
        </w:rPr>
        <w:t xml:space="preserve"> = 0x0</w:t>
      </w:r>
    </w:p>
    <w:p w:rsidR="00514DCB" w:rsidRDefault="004F7A87" w:rsidP="00514DCB">
      <w:pPr>
        <w:pStyle w:val="Heading2"/>
      </w:pPr>
      <w:bookmarkStart w:id="110" w:name="_Toc536792087"/>
      <w:r>
        <w:t>Key TLV</w:t>
      </w:r>
      <w:bookmarkEnd w:id="110"/>
    </w:p>
    <w:p w:rsidR="004F7A87" w:rsidRDefault="004F7A87" w:rsidP="004F7A87">
      <w:pPr>
        <w:pStyle w:val="Body"/>
        <w:rPr>
          <w:rFonts w:ascii="Courier New" w:hAnsi="Courier New" w:cs="Courier New"/>
        </w:rPr>
      </w:pPr>
      <w:r>
        <w:rPr>
          <w:rFonts w:ascii="Courier New" w:hAnsi="Courier New" w:cs="Courier New"/>
        </w:rPr>
        <w:t xml:space="preserve">CiphKey4 = </w:t>
      </w:r>
      <w:r w:rsidR="002B25A4">
        <w:rPr>
          <w:rFonts w:ascii="Courier New" w:hAnsi="Courier New" w:cs="Courier New"/>
        </w:rPr>
        <w:t>0x</w:t>
      </w:r>
      <w:r w:rsidRPr="004F7A87">
        <w:rPr>
          <w:rFonts w:ascii="Courier New" w:hAnsi="Courier New" w:cs="Courier New"/>
        </w:rPr>
        <w:t>feffe9928665731c</w:t>
      </w:r>
    </w:p>
    <w:p w:rsidR="004F7A87" w:rsidRPr="004F7A87" w:rsidRDefault="004F7A87" w:rsidP="004F7A87">
      <w:pPr>
        <w:pStyle w:val="Body"/>
        <w:rPr>
          <w:rFonts w:ascii="Courier New" w:hAnsi="Courier New" w:cs="Courier New"/>
        </w:rPr>
      </w:pPr>
      <w:r>
        <w:rPr>
          <w:rFonts w:ascii="Courier New" w:hAnsi="Courier New" w:cs="Courier New"/>
        </w:rPr>
        <w:t xml:space="preserve">CiphKey5 = </w:t>
      </w:r>
      <w:r w:rsidR="002B25A4">
        <w:rPr>
          <w:rFonts w:ascii="Courier New" w:hAnsi="Courier New" w:cs="Courier New"/>
        </w:rPr>
        <w:t>0x</w:t>
      </w:r>
      <w:r w:rsidRPr="004F7A87">
        <w:rPr>
          <w:rFonts w:ascii="Courier New" w:hAnsi="Courier New" w:cs="Courier New"/>
        </w:rPr>
        <w:t>6d6a8f9467308308</w:t>
      </w:r>
    </w:p>
    <w:p w:rsidR="004F7A87" w:rsidRDefault="004F7A87" w:rsidP="004F7A87">
      <w:pPr>
        <w:pStyle w:val="Body"/>
        <w:rPr>
          <w:rFonts w:ascii="Courier New" w:hAnsi="Courier New" w:cs="Courier New"/>
        </w:rPr>
      </w:pPr>
      <w:r>
        <w:rPr>
          <w:rFonts w:ascii="Courier New" w:hAnsi="Courier New" w:cs="Courier New"/>
        </w:rPr>
        <w:t xml:space="preserve">CiphKey6 = </w:t>
      </w:r>
      <w:r w:rsidR="002B25A4">
        <w:rPr>
          <w:rFonts w:ascii="Courier New" w:hAnsi="Courier New" w:cs="Courier New"/>
        </w:rPr>
        <w:t>0x</w:t>
      </w:r>
      <w:r w:rsidRPr="004F7A87">
        <w:rPr>
          <w:rFonts w:ascii="Courier New" w:hAnsi="Courier New" w:cs="Courier New"/>
        </w:rPr>
        <w:t>feffe9928665731c</w:t>
      </w:r>
    </w:p>
    <w:p w:rsidR="004F7A87" w:rsidRDefault="004F7A87" w:rsidP="004F7A87">
      <w:pPr>
        <w:pStyle w:val="Body"/>
        <w:rPr>
          <w:rFonts w:ascii="Courier New" w:hAnsi="Courier New" w:cs="Courier New"/>
        </w:rPr>
      </w:pPr>
      <w:r>
        <w:rPr>
          <w:rFonts w:ascii="Courier New" w:hAnsi="Courier New" w:cs="Courier New"/>
        </w:rPr>
        <w:t xml:space="preserve">CiphKey7 = </w:t>
      </w:r>
      <w:r w:rsidR="002B25A4">
        <w:rPr>
          <w:rFonts w:ascii="Courier New" w:hAnsi="Courier New" w:cs="Courier New"/>
        </w:rPr>
        <w:t>0x</w:t>
      </w:r>
      <w:r w:rsidRPr="004F7A87">
        <w:rPr>
          <w:rFonts w:ascii="Courier New" w:hAnsi="Courier New" w:cs="Courier New"/>
        </w:rPr>
        <w:t>6d6a8f9467308308</w:t>
      </w:r>
    </w:p>
    <w:p w:rsidR="004F7A87" w:rsidRDefault="004F7A87" w:rsidP="004F7A87">
      <w:pPr>
        <w:pStyle w:val="Heading2"/>
      </w:pPr>
      <w:bookmarkStart w:id="111" w:name="_Toc536792088"/>
      <w:r>
        <w:lastRenderedPageBreak/>
        <w:t>FRMD_USER_VM TLV</w:t>
      </w:r>
      <w:bookmarkEnd w:id="111"/>
    </w:p>
    <w:p w:rsidR="002B25A4" w:rsidRDefault="004F7A87" w:rsidP="004F7A87">
      <w:pPr>
        <w:pStyle w:val="Body"/>
        <w:rPr>
          <w:rFonts w:ascii="Courier New" w:hAnsi="Courier New" w:cs="Courier New"/>
        </w:rPr>
      </w:pPr>
      <w:r>
        <w:rPr>
          <w:rFonts w:ascii="Courier New" w:hAnsi="Courier New" w:cs="Courier New"/>
        </w:rPr>
        <w:t xml:space="preserve">CiphIV0 = </w:t>
      </w:r>
      <w:r w:rsidR="002B25A4">
        <w:rPr>
          <w:rFonts w:ascii="Courier New" w:hAnsi="Courier New" w:cs="Courier New"/>
        </w:rPr>
        <w:t>0x</w:t>
      </w:r>
      <w:r w:rsidR="002B25A4" w:rsidRPr="002B25A4">
        <w:rPr>
          <w:rFonts w:ascii="Courier New" w:hAnsi="Courier New" w:cs="Courier New"/>
        </w:rPr>
        <w:t>cafebabefacedbad</w:t>
      </w:r>
    </w:p>
    <w:p w:rsidR="004F7A87" w:rsidRDefault="002B25A4" w:rsidP="004F7A87">
      <w:pPr>
        <w:pStyle w:val="Body"/>
        <w:rPr>
          <w:rFonts w:ascii="Courier New" w:hAnsi="Courier New" w:cs="Courier New"/>
        </w:rPr>
      </w:pPr>
      <w:r>
        <w:rPr>
          <w:rFonts w:ascii="Courier New" w:hAnsi="Courier New" w:cs="Courier New"/>
        </w:rPr>
        <w:t>CiphIV1 = 0x</w:t>
      </w:r>
      <w:r w:rsidRPr="002B25A4">
        <w:rPr>
          <w:rFonts w:ascii="Courier New" w:hAnsi="Courier New" w:cs="Courier New"/>
        </w:rPr>
        <w:t>decaf888</w:t>
      </w:r>
      <w:r>
        <w:rPr>
          <w:rFonts w:ascii="Courier New" w:hAnsi="Courier New" w:cs="Courier New"/>
        </w:rPr>
        <w:t>00000000</w:t>
      </w:r>
    </w:p>
    <w:p w:rsidR="002B25A4" w:rsidRDefault="002B25A4" w:rsidP="004F7A87">
      <w:pPr>
        <w:pStyle w:val="Body"/>
        <w:rPr>
          <w:rFonts w:ascii="Courier New" w:hAnsi="Courier New" w:cs="Courier New"/>
        </w:rPr>
      </w:pPr>
      <w:r>
        <w:rPr>
          <w:rFonts w:ascii="Courier New" w:hAnsi="Courier New" w:cs="Courier New"/>
        </w:rPr>
        <w:t xml:space="preserve">We could have chosen any FRMD in Section </w:t>
      </w:r>
      <w:r>
        <w:rPr>
          <w:rFonts w:ascii="Courier New" w:hAnsi="Courier New" w:cs="Courier New"/>
        </w:rPr>
        <w:fldChar w:fldCharType="begin"/>
      </w:r>
      <w:r>
        <w:rPr>
          <w:rFonts w:ascii="Courier New" w:hAnsi="Courier New" w:cs="Courier New"/>
        </w:rPr>
        <w:instrText xml:space="preserve"> REF _Ref487031399 \r \h </w:instrText>
      </w:r>
      <w:r>
        <w:rPr>
          <w:rFonts w:ascii="Courier New" w:hAnsi="Courier New" w:cs="Courier New"/>
        </w:rPr>
      </w:r>
      <w:r>
        <w:rPr>
          <w:rFonts w:ascii="Courier New" w:hAnsi="Courier New" w:cs="Courier New"/>
        </w:rPr>
        <w:fldChar w:fldCharType="separate"/>
      </w:r>
      <w:r w:rsidR="009D7F9C">
        <w:rPr>
          <w:rFonts w:ascii="Courier New" w:hAnsi="Courier New" w:cs="Courier New"/>
        </w:rPr>
        <w:t>3.3</w:t>
      </w:r>
      <w:r>
        <w:rPr>
          <w:rFonts w:ascii="Courier New" w:hAnsi="Courier New" w:cs="Courier New"/>
        </w:rPr>
        <w:fldChar w:fldCharType="end"/>
      </w:r>
      <w:r>
        <w:rPr>
          <w:rFonts w:ascii="Courier New" w:hAnsi="Courier New" w:cs="Courier New"/>
        </w:rPr>
        <w:t>.</w:t>
      </w:r>
    </w:p>
    <w:p w:rsidR="002B25A4" w:rsidRPr="002B25A4" w:rsidRDefault="002B25A4" w:rsidP="002B25A4">
      <w:pPr>
        <w:pStyle w:val="Heading2"/>
      </w:pPr>
      <w:bookmarkStart w:id="112" w:name="_Toc536792089"/>
      <w:r>
        <w:t>Data TLV</w:t>
      </w:r>
      <w:bookmarkEnd w:id="112"/>
    </w:p>
    <w:p w:rsidR="002B25A4" w:rsidRDefault="002B25A4" w:rsidP="002B25A4">
      <w:pPr>
        <w:pStyle w:val="Body"/>
        <w:rPr>
          <w:rFonts w:ascii="Courier New" w:hAnsi="Courier New" w:cs="Courier New"/>
        </w:rPr>
      </w:pPr>
      <w:r>
        <w:rPr>
          <w:rFonts w:ascii="Courier New" w:hAnsi="Courier New" w:cs="Courier New"/>
        </w:rPr>
        <w:t>Word 1 = 0x</w:t>
      </w:r>
      <w:r w:rsidRPr="002B25A4">
        <w:rPr>
          <w:rFonts w:ascii="Courier New" w:hAnsi="Courier New" w:cs="Courier New"/>
        </w:rPr>
        <w:t>feedfacedeadbeef</w:t>
      </w:r>
    </w:p>
    <w:p w:rsidR="002B25A4" w:rsidRPr="002B25A4" w:rsidRDefault="002B25A4" w:rsidP="002B25A4">
      <w:pPr>
        <w:pStyle w:val="Body"/>
        <w:rPr>
          <w:rFonts w:ascii="Courier New" w:hAnsi="Courier New" w:cs="Courier New"/>
        </w:rPr>
      </w:pPr>
      <w:r>
        <w:rPr>
          <w:rFonts w:ascii="Courier New" w:hAnsi="Courier New" w:cs="Courier New"/>
        </w:rPr>
        <w:t>Word 2 = 0x</w:t>
      </w:r>
      <w:r w:rsidRPr="002B25A4">
        <w:rPr>
          <w:rFonts w:ascii="Courier New" w:hAnsi="Courier New" w:cs="Courier New"/>
        </w:rPr>
        <w:t>feedfacedeadbeef</w:t>
      </w:r>
    </w:p>
    <w:p w:rsidR="002B25A4" w:rsidRDefault="002B25A4" w:rsidP="002B25A4">
      <w:pPr>
        <w:pStyle w:val="Body"/>
        <w:rPr>
          <w:rFonts w:ascii="Courier New" w:hAnsi="Courier New" w:cs="Courier New"/>
        </w:rPr>
      </w:pPr>
      <w:r>
        <w:rPr>
          <w:rFonts w:ascii="Courier New" w:hAnsi="Courier New" w:cs="Courier New"/>
        </w:rPr>
        <w:t>Word 3 = 0x</w:t>
      </w:r>
      <w:r w:rsidRPr="002B25A4">
        <w:rPr>
          <w:rFonts w:ascii="Courier New" w:hAnsi="Courier New" w:cs="Courier New"/>
        </w:rPr>
        <w:t>abaddad2d9313225</w:t>
      </w:r>
    </w:p>
    <w:p w:rsidR="002B25A4" w:rsidRDefault="002B25A4" w:rsidP="002B25A4">
      <w:pPr>
        <w:pStyle w:val="Body"/>
        <w:rPr>
          <w:rFonts w:ascii="Courier New" w:hAnsi="Courier New" w:cs="Courier New"/>
        </w:rPr>
      </w:pPr>
      <w:r>
        <w:rPr>
          <w:rFonts w:ascii="Courier New" w:hAnsi="Courier New" w:cs="Courier New"/>
        </w:rPr>
        <w:t>Word 4 = 0x</w:t>
      </w:r>
      <w:r w:rsidRPr="002B25A4">
        <w:rPr>
          <w:rFonts w:ascii="Courier New" w:hAnsi="Courier New" w:cs="Courier New"/>
        </w:rPr>
        <w:t>f88406e5a55909c5</w:t>
      </w:r>
    </w:p>
    <w:p w:rsidR="002B25A4" w:rsidRDefault="002B25A4" w:rsidP="002B25A4">
      <w:pPr>
        <w:pStyle w:val="Body"/>
        <w:rPr>
          <w:rFonts w:ascii="Courier New" w:hAnsi="Courier New" w:cs="Courier New"/>
        </w:rPr>
      </w:pPr>
      <w:r>
        <w:rPr>
          <w:rFonts w:ascii="Courier New" w:hAnsi="Courier New" w:cs="Courier New"/>
        </w:rPr>
        <w:t>Word 5 = 0x</w:t>
      </w:r>
      <w:r w:rsidRPr="002B25A4">
        <w:rPr>
          <w:rFonts w:ascii="Courier New" w:hAnsi="Courier New" w:cs="Courier New"/>
        </w:rPr>
        <w:t>aff5269a86a7a953</w:t>
      </w:r>
    </w:p>
    <w:p w:rsidR="002B25A4" w:rsidRDefault="002B25A4" w:rsidP="002B25A4">
      <w:pPr>
        <w:pStyle w:val="Body"/>
        <w:rPr>
          <w:rFonts w:ascii="Courier New" w:hAnsi="Courier New" w:cs="Courier New"/>
        </w:rPr>
      </w:pPr>
      <w:r>
        <w:rPr>
          <w:rFonts w:ascii="Courier New" w:hAnsi="Courier New" w:cs="Courier New"/>
        </w:rPr>
        <w:t>Word 6 = 0x</w:t>
      </w:r>
      <w:r w:rsidRPr="002B25A4">
        <w:rPr>
          <w:rFonts w:ascii="Courier New" w:hAnsi="Courier New" w:cs="Courier New"/>
        </w:rPr>
        <w:t>1534f7da2e4c303d</w:t>
      </w:r>
    </w:p>
    <w:p w:rsidR="002B25A4" w:rsidRDefault="002B25A4" w:rsidP="002B25A4">
      <w:pPr>
        <w:pStyle w:val="Body"/>
        <w:rPr>
          <w:rFonts w:ascii="Courier New" w:hAnsi="Courier New" w:cs="Courier New"/>
        </w:rPr>
      </w:pPr>
      <w:r>
        <w:rPr>
          <w:rFonts w:ascii="Courier New" w:hAnsi="Courier New" w:cs="Courier New"/>
        </w:rPr>
        <w:t>Word 7 = 0x</w:t>
      </w:r>
      <w:r w:rsidRPr="002B25A4">
        <w:rPr>
          <w:rFonts w:ascii="Courier New" w:hAnsi="Courier New" w:cs="Courier New"/>
        </w:rPr>
        <w:t>8a318a721c3c0c95</w:t>
      </w:r>
    </w:p>
    <w:p w:rsidR="002B25A4" w:rsidRDefault="002B25A4" w:rsidP="002B25A4">
      <w:pPr>
        <w:pStyle w:val="Body"/>
        <w:rPr>
          <w:rFonts w:ascii="Courier New" w:hAnsi="Courier New" w:cs="Courier New"/>
        </w:rPr>
      </w:pPr>
      <w:r>
        <w:rPr>
          <w:rFonts w:ascii="Courier New" w:hAnsi="Courier New" w:cs="Courier New"/>
        </w:rPr>
        <w:t>Word 8 = 0x</w:t>
      </w:r>
      <w:r w:rsidRPr="002B25A4">
        <w:rPr>
          <w:rFonts w:ascii="Courier New" w:hAnsi="Courier New" w:cs="Courier New"/>
        </w:rPr>
        <w:t>956809532fcf0e24</w:t>
      </w:r>
    </w:p>
    <w:p w:rsidR="002B25A4" w:rsidRDefault="002B25A4" w:rsidP="002B25A4">
      <w:pPr>
        <w:pStyle w:val="Body"/>
        <w:rPr>
          <w:rFonts w:ascii="Courier New" w:hAnsi="Courier New" w:cs="Courier New"/>
        </w:rPr>
      </w:pPr>
      <w:r>
        <w:rPr>
          <w:rFonts w:ascii="Courier New" w:hAnsi="Courier New" w:cs="Courier New"/>
        </w:rPr>
        <w:t>Word 9 = 0x</w:t>
      </w:r>
      <w:r w:rsidRPr="002B25A4">
        <w:rPr>
          <w:rFonts w:ascii="Courier New" w:hAnsi="Courier New" w:cs="Courier New"/>
        </w:rPr>
        <w:t>49a6b525b16aedf5</w:t>
      </w:r>
    </w:p>
    <w:p w:rsidR="002B25A4" w:rsidRDefault="002B25A4" w:rsidP="002B25A4">
      <w:pPr>
        <w:pStyle w:val="Body"/>
        <w:rPr>
          <w:rFonts w:ascii="Courier New" w:hAnsi="Courier New" w:cs="Courier New"/>
        </w:rPr>
      </w:pPr>
      <w:r>
        <w:rPr>
          <w:rFonts w:ascii="Courier New" w:hAnsi="Courier New" w:cs="Courier New"/>
        </w:rPr>
        <w:t>Word 10= 0x</w:t>
      </w:r>
      <w:r w:rsidRPr="002B25A4">
        <w:rPr>
          <w:rFonts w:ascii="Courier New" w:hAnsi="Courier New" w:cs="Courier New"/>
        </w:rPr>
        <w:t>aa0de657ba637b39</w:t>
      </w:r>
    </w:p>
    <w:p w:rsidR="002B25A4" w:rsidRPr="002B25A4" w:rsidRDefault="002B25A4" w:rsidP="002B25A4">
      <w:pPr>
        <w:pStyle w:val="Body"/>
      </w:pPr>
    </w:p>
    <w:p w:rsidR="00556B3F" w:rsidRDefault="00556B3F" w:rsidP="00350F2E"/>
    <w:p w:rsidR="00556B3F" w:rsidRDefault="00556B3F" w:rsidP="00350F2E"/>
    <w:p w:rsidR="00556B3F" w:rsidRDefault="00556B3F" w:rsidP="00556B3F">
      <w:pPr>
        <w:pStyle w:val="Heading1"/>
      </w:pPr>
      <w:bookmarkStart w:id="113" w:name="_Toc536792090"/>
      <w:r>
        <w:lastRenderedPageBreak/>
        <w:t>Statistics</w:t>
      </w:r>
      <w:bookmarkEnd w:id="113"/>
    </w:p>
    <w:p w:rsidR="00556B3F" w:rsidRDefault="00556B3F" w:rsidP="00556B3F">
      <w:pPr>
        <w:pStyle w:val="Body"/>
      </w:pPr>
      <w:r>
        <w:t>The following events from Crypto will be sent to Statistics Accumulator.</w:t>
      </w:r>
    </w:p>
    <w:p w:rsidR="00556B3F" w:rsidRDefault="00F60E50" w:rsidP="00556B3F">
      <w:pPr>
        <w:pStyle w:val="Body"/>
        <w:numPr>
          <w:ilvl w:val="0"/>
          <w:numId w:val="31"/>
        </w:numPr>
      </w:pPr>
      <w:r>
        <w:t>Number of frames encrypted by AES-GCM.</w:t>
      </w:r>
    </w:p>
    <w:p w:rsidR="00556B3F" w:rsidRDefault="00F60E50" w:rsidP="00556B3F">
      <w:pPr>
        <w:pStyle w:val="Body"/>
        <w:numPr>
          <w:ilvl w:val="0"/>
          <w:numId w:val="31"/>
        </w:numPr>
      </w:pPr>
      <w:r>
        <w:t>Number of frames encrypted by AES-XTS.</w:t>
      </w:r>
    </w:p>
    <w:p w:rsidR="00F60E50" w:rsidRDefault="00F60E50" w:rsidP="00556B3F">
      <w:pPr>
        <w:pStyle w:val="Body"/>
        <w:numPr>
          <w:ilvl w:val="0"/>
          <w:numId w:val="31"/>
        </w:numPr>
      </w:pPr>
      <w:r>
        <w:t>Number of frames encrypted by AES-XEX.</w:t>
      </w:r>
    </w:p>
    <w:p w:rsidR="00F60E50" w:rsidRDefault="00F60E50" w:rsidP="00556B3F">
      <w:pPr>
        <w:pStyle w:val="Body"/>
        <w:numPr>
          <w:ilvl w:val="0"/>
          <w:numId w:val="31"/>
        </w:numPr>
      </w:pPr>
      <w:r>
        <w:t>Number of frames with no encryption.</w:t>
      </w:r>
    </w:p>
    <w:p w:rsidR="00F60E50" w:rsidRDefault="00F60E50" w:rsidP="00556B3F">
      <w:pPr>
        <w:pStyle w:val="Body"/>
        <w:numPr>
          <w:ilvl w:val="0"/>
          <w:numId w:val="31"/>
        </w:numPr>
      </w:pPr>
      <w:r>
        <w:t>Number of frames authenticated by AES-GMAC.</w:t>
      </w:r>
    </w:p>
    <w:p w:rsidR="00F60E50" w:rsidRDefault="00F60E50" w:rsidP="00F60E50">
      <w:pPr>
        <w:pStyle w:val="Body"/>
        <w:numPr>
          <w:ilvl w:val="0"/>
          <w:numId w:val="31"/>
        </w:numPr>
      </w:pPr>
      <w:r>
        <w:t>Number of frames hashed by SHA-256.</w:t>
      </w:r>
    </w:p>
    <w:p w:rsidR="00F60E50" w:rsidRDefault="00F60E50" w:rsidP="00F60E50">
      <w:pPr>
        <w:pStyle w:val="Body"/>
        <w:numPr>
          <w:ilvl w:val="0"/>
          <w:numId w:val="31"/>
        </w:numPr>
      </w:pPr>
      <w:r>
        <w:t>Number of frames authenticated by HMAC-SHA-256.</w:t>
      </w:r>
    </w:p>
    <w:p w:rsidR="00F60E50" w:rsidRDefault="00F60E50" w:rsidP="00F60E50">
      <w:pPr>
        <w:pStyle w:val="Body"/>
        <w:numPr>
          <w:ilvl w:val="0"/>
          <w:numId w:val="31"/>
        </w:numPr>
      </w:pPr>
      <w:r>
        <w:t>Number of frames with no hashing/authentication.</w:t>
      </w:r>
    </w:p>
    <w:p w:rsidR="00F60E50" w:rsidRDefault="00F60E50" w:rsidP="00F60E50">
      <w:pPr>
        <w:pStyle w:val="Body"/>
        <w:numPr>
          <w:ilvl w:val="0"/>
          <w:numId w:val="31"/>
        </w:numPr>
      </w:pPr>
      <w:r>
        <w:t>Number of frames that failed GCM Tag comparison.</w:t>
      </w:r>
    </w:p>
    <w:p w:rsidR="00F60E50" w:rsidRDefault="00F60E50" w:rsidP="00F60E50">
      <w:pPr>
        <w:pStyle w:val="Body"/>
        <w:numPr>
          <w:ilvl w:val="0"/>
          <w:numId w:val="31"/>
        </w:numPr>
      </w:pPr>
      <w:r>
        <w:t>Number of frames that failed GMAC Tag comparison.</w:t>
      </w:r>
    </w:p>
    <w:p w:rsidR="00F60E50" w:rsidRDefault="00F60E50" w:rsidP="00F60E50">
      <w:pPr>
        <w:pStyle w:val="Body"/>
        <w:numPr>
          <w:ilvl w:val="0"/>
          <w:numId w:val="31"/>
        </w:numPr>
      </w:pPr>
      <w:r>
        <w:t>Number of frames that failed SHA-256 Tag comparison.</w:t>
      </w:r>
    </w:p>
    <w:p w:rsidR="00F60E50" w:rsidRDefault="00F60E50" w:rsidP="00F60E50">
      <w:pPr>
        <w:pStyle w:val="Body"/>
        <w:numPr>
          <w:ilvl w:val="0"/>
          <w:numId w:val="31"/>
        </w:numPr>
      </w:pPr>
      <w:r>
        <w:t>Number of frames that failed HMAC-SHA-256 Tag comparison.</w:t>
      </w:r>
    </w:p>
    <w:p w:rsidR="00F60E50" w:rsidRDefault="00F60E50" w:rsidP="00F60E50">
      <w:pPr>
        <w:pStyle w:val="Body"/>
        <w:numPr>
          <w:ilvl w:val="0"/>
          <w:numId w:val="31"/>
        </w:numPr>
      </w:pPr>
      <w:r>
        <w:t>Number of commands that failed Key TLV-CMD TLV Sequence ID comparison.</w:t>
      </w:r>
    </w:p>
    <w:p w:rsidR="00F60E50" w:rsidRDefault="00F60E50" w:rsidP="00F60E50">
      <w:pPr>
        <w:pStyle w:val="Body"/>
        <w:numPr>
          <w:ilvl w:val="0"/>
          <w:numId w:val="31"/>
        </w:numPr>
      </w:pPr>
      <w:r>
        <w:t>Number of commands that failed Key TLV-CMD TLV Engine ID comparison.</w:t>
      </w:r>
    </w:p>
    <w:p w:rsidR="00556B3F" w:rsidRDefault="00556B3F" w:rsidP="00556B3F">
      <w:pPr>
        <w:pStyle w:val="Body"/>
      </w:pPr>
    </w:p>
    <w:p w:rsidR="00556B3F" w:rsidRDefault="00556B3F" w:rsidP="00556B3F">
      <w:pPr>
        <w:pStyle w:val="Body"/>
      </w:pPr>
    </w:p>
    <w:p w:rsidR="00556B3F" w:rsidRDefault="00556B3F" w:rsidP="00556B3F">
      <w:pPr>
        <w:pStyle w:val="Body"/>
      </w:pPr>
    </w:p>
    <w:p w:rsidR="00556B3F" w:rsidRDefault="00556B3F" w:rsidP="00556B3F">
      <w:pPr>
        <w:pStyle w:val="Body"/>
      </w:pPr>
    </w:p>
    <w:p w:rsidR="00556B3F" w:rsidRPr="006244DD" w:rsidRDefault="00556B3F" w:rsidP="00556B3F">
      <w:pPr>
        <w:pStyle w:val="Body"/>
      </w:pPr>
    </w:p>
    <w:p w:rsidR="00556B3F" w:rsidRDefault="00556B3F" w:rsidP="00556B3F">
      <w:pPr>
        <w:pStyle w:val="CommentText"/>
      </w:pPr>
    </w:p>
    <w:p w:rsidR="00556B3F" w:rsidRDefault="00F60E50" w:rsidP="00F60E50">
      <w:pPr>
        <w:pStyle w:val="Heading1"/>
      </w:pPr>
      <w:bookmarkStart w:id="114" w:name="_Toc536792091"/>
      <w:r>
        <w:lastRenderedPageBreak/>
        <w:t>Interrupts</w:t>
      </w:r>
      <w:bookmarkEnd w:id="114"/>
    </w:p>
    <w:p w:rsidR="00712E06" w:rsidRDefault="00712E06" w:rsidP="00712E06">
      <w:pPr>
        <w:pStyle w:val="Body"/>
      </w:pPr>
      <w:r>
        <w:t>The following interrupts are supported.  Not all interrupts are support</w:t>
      </w:r>
      <w:r w:rsidR="00C946BB">
        <w:t>ed</w:t>
      </w:r>
      <w:r>
        <w:t xml:space="preserve"> in each Crypto mode as shown in </w:t>
      </w:r>
      <w:r>
        <w:fldChar w:fldCharType="begin"/>
      </w:r>
      <w:r>
        <w:instrText xml:space="preserve"> REF _Ref536602760 \h </w:instrText>
      </w:r>
      <w:r>
        <w:fldChar w:fldCharType="separate"/>
      </w:r>
      <w:r w:rsidR="009D7F9C">
        <w:t xml:space="preserve">Table </w:t>
      </w:r>
      <w:r w:rsidR="009D7F9C">
        <w:rPr>
          <w:noProof/>
        </w:rPr>
        <w:t>31</w:t>
      </w:r>
      <w:r>
        <w:fldChar w:fldCharType="end"/>
      </w:r>
      <w:r>
        <w:t>.</w:t>
      </w:r>
    </w:p>
    <w:p w:rsidR="00712E06" w:rsidRDefault="00712E06" w:rsidP="00712E06">
      <w:pPr>
        <w:pStyle w:val="Body"/>
      </w:pPr>
    </w:p>
    <w:tbl>
      <w:tblPr>
        <w:tblStyle w:val="TableGrid"/>
        <w:tblW w:w="0" w:type="auto"/>
        <w:tblLook w:val="04A0" w:firstRow="1" w:lastRow="0" w:firstColumn="1" w:lastColumn="0" w:noHBand="0" w:noVBand="1"/>
      </w:tblPr>
      <w:tblGrid>
        <w:gridCol w:w="1496"/>
        <w:gridCol w:w="5406"/>
        <w:gridCol w:w="960"/>
        <w:gridCol w:w="984"/>
        <w:gridCol w:w="1044"/>
      </w:tblGrid>
      <w:tr w:rsidR="00712E06" w:rsidTr="00712E06">
        <w:tc>
          <w:tcPr>
            <w:tcW w:w="0" w:type="auto"/>
            <w:shd w:val="clear" w:color="auto" w:fill="D9D9D9" w:themeFill="background1" w:themeFillShade="D9"/>
          </w:tcPr>
          <w:p w:rsidR="00712E06" w:rsidRPr="005F6107" w:rsidRDefault="00712E06" w:rsidP="00A61380">
            <w:pPr>
              <w:pStyle w:val="Body"/>
              <w:spacing w:before="0"/>
              <w:rPr>
                <w:rFonts w:asciiTheme="minorHAnsi" w:hAnsiTheme="minorHAnsi"/>
              </w:rPr>
            </w:pPr>
            <w:r>
              <w:rPr>
                <w:rFonts w:asciiTheme="minorHAnsi" w:hAnsiTheme="minorHAnsi"/>
              </w:rPr>
              <w:t>Interrupt Name</w:t>
            </w:r>
          </w:p>
        </w:tc>
        <w:tc>
          <w:tcPr>
            <w:tcW w:w="0" w:type="auto"/>
            <w:shd w:val="clear" w:color="auto" w:fill="D9D9D9" w:themeFill="background1" w:themeFillShade="D9"/>
          </w:tcPr>
          <w:p w:rsidR="00712E06" w:rsidRDefault="00712E06" w:rsidP="00A61380">
            <w:pPr>
              <w:pStyle w:val="Body"/>
              <w:spacing w:before="0"/>
              <w:rPr>
                <w:rFonts w:asciiTheme="minorHAnsi" w:hAnsiTheme="minorHAnsi"/>
              </w:rPr>
            </w:pPr>
            <w:r>
              <w:rPr>
                <w:rFonts w:asciiTheme="minorHAnsi" w:hAnsiTheme="minorHAnsi"/>
              </w:rPr>
              <w:t>Notes</w:t>
            </w:r>
          </w:p>
        </w:tc>
        <w:tc>
          <w:tcPr>
            <w:tcW w:w="0" w:type="auto"/>
            <w:shd w:val="clear" w:color="auto" w:fill="D9D9D9" w:themeFill="background1" w:themeFillShade="D9"/>
          </w:tcPr>
          <w:p w:rsidR="00712E06" w:rsidRDefault="00712E06" w:rsidP="00712E06">
            <w:pPr>
              <w:pStyle w:val="Body"/>
              <w:spacing w:before="0"/>
              <w:jc w:val="center"/>
              <w:rPr>
                <w:rFonts w:asciiTheme="minorHAnsi" w:hAnsiTheme="minorHAnsi"/>
              </w:rPr>
            </w:pPr>
            <w:r>
              <w:rPr>
                <w:rFonts w:asciiTheme="minorHAnsi" w:hAnsiTheme="minorHAnsi"/>
              </w:rPr>
              <w:t>Encrypt</w:t>
            </w:r>
          </w:p>
          <w:p w:rsidR="00712E06" w:rsidRDefault="00712E06" w:rsidP="00712E06">
            <w:pPr>
              <w:pStyle w:val="Body"/>
              <w:spacing w:before="0"/>
              <w:jc w:val="center"/>
              <w:rPr>
                <w:rFonts w:asciiTheme="minorHAnsi" w:hAnsiTheme="minorHAnsi"/>
              </w:rPr>
            </w:pPr>
            <w:r>
              <w:rPr>
                <w:rFonts w:asciiTheme="minorHAnsi" w:hAnsiTheme="minorHAnsi"/>
              </w:rPr>
              <w:t>Mode</w:t>
            </w:r>
          </w:p>
        </w:tc>
        <w:tc>
          <w:tcPr>
            <w:tcW w:w="0" w:type="auto"/>
            <w:shd w:val="clear" w:color="auto" w:fill="D9D9D9" w:themeFill="background1" w:themeFillShade="D9"/>
          </w:tcPr>
          <w:p w:rsidR="00712E06" w:rsidRDefault="00712E06" w:rsidP="00712E06">
            <w:pPr>
              <w:pStyle w:val="Body"/>
              <w:spacing w:before="0"/>
              <w:jc w:val="center"/>
              <w:rPr>
                <w:rFonts w:asciiTheme="minorHAnsi" w:hAnsiTheme="minorHAnsi"/>
              </w:rPr>
            </w:pPr>
            <w:r>
              <w:rPr>
                <w:rFonts w:asciiTheme="minorHAnsi" w:hAnsiTheme="minorHAnsi"/>
              </w:rPr>
              <w:t>Decrypt</w:t>
            </w:r>
          </w:p>
          <w:p w:rsidR="00712E06" w:rsidRDefault="00712E06" w:rsidP="00712E06">
            <w:pPr>
              <w:pStyle w:val="Body"/>
              <w:spacing w:before="0"/>
              <w:jc w:val="center"/>
              <w:rPr>
                <w:rFonts w:asciiTheme="minorHAnsi" w:hAnsiTheme="minorHAnsi"/>
              </w:rPr>
            </w:pPr>
            <w:r>
              <w:rPr>
                <w:rFonts w:asciiTheme="minorHAnsi" w:hAnsiTheme="minorHAnsi"/>
              </w:rPr>
              <w:t>Mode</w:t>
            </w:r>
          </w:p>
        </w:tc>
        <w:tc>
          <w:tcPr>
            <w:tcW w:w="0" w:type="auto"/>
            <w:shd w:val="clear" w:color="auto" w:fill="D9D9D9" w:themeFill="background1" w:themeFillShade="D9"/>
          </w:tcPr>
          <w:p w:rsidR="00712E06" w:rsidRDefault="00712E06" w:rsidP="00712E06">
            <w:pPr>
              <w:pStyle w:val="Body"/>
              <w:spacing w:before="0"/>
              <w:jc w:val="center"/>
              <w:rPr>
                <w:rFonts w:asciiTheme="minorHAnsi" w:hAnsiTheme="minorHAnsi"/>
              </w:rPr>
            </w:pPr>
            <w:r>
              <w:rPr>
                <w:rFonts w:asciiTheme="minorHAnsi" w:hAnsiTheme="minorHAnsi"/>
              </w:rPr>
              <w:t>Integrity</w:t>
            </w:r>
          </w:p>
          <w:p w:rsidR="00712E06" w:rsidRDefault="00712E06" w:rsidP="00712E06">
            <w:pPr>
              <w:pStyle w:val="Body"/>
              <w:spacing w:before="0"/>
              <w:jc w:val="center"/>
              <w:rPr>
                <w:rFonts w:asciiTheme="minorHAnsi" w:hAnsiTheme="minorHAnsi"/>
              </w:rPr>
            </w:pPr>
            <w:r>
              <w:rPr>
                <w:rFonts w:asciiTheme="minorHAnsi" w:hAnsiTheme="minorHAnsi"/>
              </w:rPr>
              <w:t>Mode</w:t>
            </w:r>
          </w:p>
        </w:tc>
      </w:tr>
      <w:tr w:rsidR="00712E06" w:rsidRPr="00936AAA" w:rsidTr="00712E06">
        <w:tc>
          <w:tcPr>
            <w:tcW w:w="0" w:type="auto"/>
            <w:shd w:val="clear" w:color="auto" w:fill="auto"/>
          </w:tcPr>
          <w:p w:rsidR="00712E06" w:rsidRDefault="000307DC" w:rsidP="00A61380">
            <w:pPr>
              <w:pStyle w:val="Body"/>
              <w:spacing w:before="0"/>
              <w:rPr>
                <w:rFonts w:asciiTheme="minorHAnsi" w:hAnsiTheme="minorHAnsi"/>
              </w:rPr>
            </w:pPr>
            <w:r>
              <w:rPr>
                <w:rFonts w:asciiTheme="minorHAnsi" w:hAnsiTheme="minorHAnsi"/>
              </w:rPr>
              <w:t xml:space="preserve">TLV Parser </w:t>
            </w:r>
          </w:p>
          <w:p w:rsidR="000307DC" w:rsidRPr="005F6107" w:rsidRDefault="000307DC" w:rsidP="00A61380">
            <w:pPr>
              <w:pStyle w:val="Body"/>
              <w:spacing w:before="0"/>
              <w:rPr>
                <w:rFonts w:asciiTheme="minorHAnsi" w:hAnsiTheme="minorHAnsi"/>
              </w:rPr>
            </w:pPr>
            <w:r>
              <w:rPr>
                <w:rFonts w:asciiTheme="minorHAnsi" w:hAnsiTheme="minorHAnsi"/>
              </w:rPr>
              <w:t>Error</w:t>
            </w:r>
          </w:p>
        </w:tc>
        <w:tc>
          <w:tcPr>
            <w:tcW w:w="0" w:type="auto"/>
          </w:tcPr>
          <w:p w:rsidR="00712E06" w:rsidRPr="00936AAA" w:rsidRDefault="000307DC" w:rsidP="00A61380">
            <w:pPr>
              <w:autoSpaceDE w:val="0"/>
              <w:autoSpaceDN w:val="0"/>
              <w:adjustRightInd w:val="0"/>
              <w:spacing w:before="0"/>
              <w:rPr>
                <w:rFonts w:asciiTheme="minorHAnsi" w:hAnsiTheme="minorHAnsi"/>
              </w:rPr>
            </w:pPr>
            <w:r>
              <w:rPr>
                <w:rFonts w:asciiTheme="minorHAnsi" w:hAnsiTheme="minorHAnsi"/>
              </w:rPr>
              <w:t>TLV parser detected an error</w:t>
            </w:r>
          </w:p>
        </w:tc>
        <w:tc>
          <w:tcPr>
            <w:tcW w:w="0" w:type="auto"/>
          </w:tcPr>
          <w:p w:rsidR="00712E06" w:rsidRDefault="000307DC" w:rsidP="00712E06">
            <w:pPr>
              <w:autoSpaceDE w:val="0"/>
              <w:autoSpaceDN w:val="0"/>
              <w:adjustRightInd w:val="0"/>
              <w:spacing w:before="0"/>
              <w:jc w:val="center"/>
              <w:rPr>
                <w:rFonts w:asciiTheme="minorHAnsi" w:hAnsiTheme="minorHAnsi"/>
              </w:rPr>
            </w:pPr>
            <w:r>
              <w:rPr>
                <w:rFonts w:asciiTheme="minorHAnsi" w:hAnsiTheme="minorHAnsi"/>
              </w:rPr>
              <w:t>Yes</w:t>
            </w:r>
          </w:p>
        </w:tc>
        <w:tc>
          <w:tcPr>
            <w:tcW w:w="0" w:type="auto"/>
          </w:tcPr>
          <w:p w:rsidR="00712E06" w:rsidRDefault="000307DC" w:rsidP="00712E06">
            <w:pPr>
              <w:autoSpaceDE w:val="0"/>
              <w:autoSpaceDN w:val="0"/>
              <w:adjustRightInd w:val="0"/>
              <w:spacing w:before="0"/>
              <w:jc w:val="center"/>
              <w:rPr>
                <w:rFonts w:asciiTheme="minorHAnsi" w:hAnsiTheme="minorHAnsi"/>
              </w:rPr>
            </w:pPr>
            <w:r>
              <w:rPr>
                <w:rFonts w:asciiTheme="minorHAnsi" w:hAnsiTheme="minorHAnsi"/>
              </w:rPr>
              <w:t>Yes</w:t>
            </w:r>
          </w:p>
        </w:tc>
        <w:tc>
          <w:tcPr>
            <w:tcW w:w="0" w:type="auto"/>
          </w:tcPr>
          <w:p w:rsidR="00712E06" w:rsidRDefault="000307DC" w:rsidP="00712E06">
            <w:pPr>
              <w:autoSpaceDE w:val="0"/>
              <w:autoSpaceDN w:val="0"/>
              <w:adjustRightInd w:val="0"/>
              <w:spacing w:before="0"/>
              <w:jc w:val="center"/>
              <w:rPr>
                <w:rFonts w:asciiTheme="minorHAnsi" w:hAnsiTheme="minorHAnsi"/>
              </w:rPr>
            </w:pPr>
            <w:r>
              <w:rPr>
                <w:rFonts w:asciiTheme="minorHAnsi" w:hAnsiTheme="minorHAnsi"/>
              </w:rPr>
              <w:t>Yes</w:t>
            </w:r>
          </w:p>
        </w:tc>
      </w:tr>
      <w:tr w:rsidR="00C946BB" w:rsidRPr="00936AAA" w:rsidTr="00712E06">
        <w:tc>
          <w:tcPr>
            <w:tcW w:w="0" w:type="auto"/>
            <w:shd w:val="clear" w:color="auto" w:fill="auto"/>
          </w:tcPr>
          <w:p w:rsidR="00C946BB" w:rsidRDefault="00C946BB" w:rsidP="00A61380">
            <w:pPr>
              <w:pStyle w:val="Body"/>
              <w:spacing w:before="0"/>
              <w:rPr>
                <w:rFonts w:asciiTheme="minorHAnsi" w:hAnsiTheme="minorHAnsi"/>
              </w:rPr>
            </w:pPr>
            <w:r>
              <w:rPr>
                <w:rFonts w:asciiTheme="minorHAnsi" w:hAnsiTheme="minorHAnsi"/>
              </w:rPr>
              <w:t>ID Mismatch</w:t>
            </w:r>
          </w:p>
        </w:tc>
        <w:tc>
          <w:tcPr>
            <w:tcW w:w="0" w:type="auto"/>
          </w:tcPr>
          <w:p w:rsidR="00C946BB" w:rsidRPr="00936AAA" w:rsidRDefault="00C946BB" w:rsidP="00A61380">
            <w:pPr>
              <w:autoSpaceDE w:val="0"/>
              <w:autoSpaceDN w:val="0"/>
              <w:adjustRightInd w:val="0"/>
              <w:spacing w:before="0"/>
              <w:rPr>
                <w:rFonts w:asciiTheme="minorHAnsi" w:hAnsiTheme="minorHAnsi"/>
              </w:rPr>
            </w:pPr>
            <w:r>
              <w:t>Sequence ID or Engine ID of CMD-TLV and Key-TLV mismatch</w:t>
            </w:r>
          </w:p>
        </w:tc>
        <w:tc>
          <w:tcPr>
            <w:tcW w:w="0" w:type="auto"/>
          </w:tcPr>
          <w:p w:rsidR="00C946BB" w:rsidRDefault="00C946BB" w:rsidP="00A61380">
            <w:pPr>
              <w:autoSpaceDE w:val="0"/>
              <w:autoSpaceDN w:val="0"/>
              <w:adjustRightInd w:val="0"/>
              <w:spacing w:before="0"/>
              <w:jc w:val="center"/>
              <w:rPr>
                <w:rFonts w:asciiTheme="minorHAnsi" w:hAnsiTheme="minorHAnsi"/>
              </w:rPr>
            </w:pPr>
            <w:r>
              <w:rPr>
                <w:rFonts w:asciiTheme="minorHAnsi" w:hAnsiTheme="minorHAnsi"/>
              </w:rPr>
              <w:t>Yes</w:t>
            </w:r>
          </w:p>
        </w:tc>
        <w:tc>
          <w:tcPr>
            <w:tcW w:w="0" w:type="auto"/>
          </w:tcPr>
          <w:p w:rsidR="00C946BB" w:rsidRDefault="00C946BB" w:rsidP="00A61380">
            <w:pPr>
              <w:autoSpaceDE w:val="0"/>
              <w:autoSpaceDN w:val="0"/>
              <w:adjustRightInd w:val="0"/>
              <w:spacing w:before="0"/>
              <w:jc w:val="center"/>
              <w:rPr>
                <w:rFonts w:asciiTheme="minorHAnsi" w:hAnsiTheme="minorHAnsi"/>
              </w:rPr>
            </w:pPr>
            <w:r>
              <w:rPr>
                <w:rFonts w:asciiTheme="minorHAnsi" w:hAnsiTheme="minorHAnsi"/>
              </w:rPr>
              <w:t>Yes</w:t>
            </w:r>
          </w:p>
        </w:tc>
        <w:tc>
          <w:tcPr>
            <w:tcW w:w="0" w:type="auto"/>
          </w:tcPr>
          <w:p w:rsidR="00C946BB" w:rsidRDefault="00C946BB" w:rsidP="00A61380">
            <w:pPr>
              <w:autoSpaceDE w:val="0"/>
              <w:autoSpaceDN w:val="0"/>
              <w:adjustRightInd w:val="0"/>
              <w:spacing w:before="0"/>
              <w:jc w:val="center"/>
              <w:rPr>
                <w:rFonts w:asciiTheme="minorHAnsi" w:hAnsiTheme="minorHAnsi"/>
              </w:rPr>
            </w:pPr>
            <w:r>
              <w:rPr>
                <w:rFonts w:asciiTheme="minorHAnsi" w:hAnsiTheme="minorHAnsi"/>
              </w:rPr>
              <w:t>Yes</w:t>
            </w:r>
          </w:p>
        </w:tc>
      </w:tr>
      <w:tr w:rsidR="00C946BB" w:rsidTr="00712E06">
        <w:tc>
          <w:tcPr>
            <w:tcW w:w="0" w:type="auto"/>
            <w:shd w:val="clear" w:color="auto" w:fill="auto"/>
          </w:tcPr>
          <w:p w:rsidR="00C946BB" w:rsidRDefault="00C946BB" w:rsidP="00A61380">
            <w:pPr>
              <w:pStyle w:val="Body"/>
              <w:spacing w:before="0"/>
              <w:rPr>
                <w:rFonts w:asciiTheme="minorHAnsi" w:hAnsiTheme="minorHAnsi"/>
              </w:rPr>
            </w:pPr>
            <w:r>
              <w:rPr>
                <w:rFonts w:asciiTheme="minorHAnsi" w:hAnsiTheme="minorHAnsi"/>
              </w:rPr>
              <w:t>ECC Error</w:t>
            </w:r>
          </w:p>
        </w:tc>
        <w:tc>
          <w:tcPr>
            <w:tcW w:w="0" w:type="auto"/>
          </w:tcPr>
          <w:p w:rsidR="00C946BB" w:rsidRDefault="00C946BB" w:rsidP="00A61380">
            <w:pPr>
              <w:pStyle w:val="Body"/>
              <w:spacing w:before="0"/>
              <w:rPr>
                <w:rFonts w:asciiTheme="minorHAnsi" w:hAnsiTheme="minorHAnsi"/>
              </w:rPr>
            </w:pPr>
            <w:r>
              <w:rPr>
                <w:rFonts w:asciiTheme="minorHAnsi" w:hAnsiTheme="minorHAnsi"/>
              </w:rPr>
              <w:t>Uncorrectable ECC in ISM memory</w:t>
            </w:r>
          </w:p>
          <w:p w:rsidR="00C946BB" w:rsidRDefault="00C946BB" w:rsidP="000307DC">
            <w:pPr>
              <w:pStyle w:val="Body"/>
              <w:spacing w:before="0"/>
              <w:rPr>
                <w:rFonts w:asciiTheme="minorHAnsi" w:hAnsiTheme="minorHAnsi"/>
              </w:rPr>
            </w:pPr>
            <w:r>
              <w:rPr>
                <w:rFonts w:asciiTheme="minorHAnsi" w:hAnsiTheme="minorHAnsi"/>
              </w:rPr>
              <w:t>(Although interrupt status bits exist for this in the CCEIP/CDDIP, the ECC was removed from the ISM and these bits are tied low.)</w:t>
            </w:r>
          </w:p>
        </w:tc>
        <w:tc>
          <w:tcPr>
            <w:tcW w:w="0" w:type="auto"/>
          </w:tcPr>
          <w:p w:rsidR="00C946BB" w:rsidRDefault="00C946BB" w:rsidP="00712E06">
            <w:pPr>
              <w:pStyle w:val="Body"/>
              <w:spacing w:before="0"/>
              <w:jc w:val="center"/>
              <w:rPr>
                <w:rFonts w:asciiTheme="minorHAnsi" w:hAnsiTheme="minorHAnsi"/>
              </w:rPr>
            </w:pPr>
            <w:r>
              <w:rPr>
                <w:rFonts w:asciiTheme="minorHAnsi" w:hAnsiTheme="minorHAnsi"/>
              </w:rPr>
              <w:t>Yes</w:t>
            </w:r>
          </w:p>
        </w:tc>
        <w:tc>
          <w:tcPr>
            <w:tcW w:w="0" w:type="auto"/>
          </w:tcPr>
          <w:p w:rsidR="00C946BB" w:rsidRDefault="00C946BB" w:rsidP="00712E06">
            <w:pPr>
              <w:pStyle w:val="Body"/>
              <w:spacing w:before="0"/>
              <w:jc w:val="center"/>
              <w:rPr>
                <w:rFonts w:asciiTheme="minorHAnsi" w:hAnsiTheme="minorHAnsi"/>
              </w:rPr>
            </w:pPr>
            <w:r>
              <w:rPr>
                <w:rFonts w:asciiTheme="minorHAnsi" w:hAnsiTheme="minorHAnsi"/>
              </w:rPr>
              <w:t>Yes</w:t>
            </w:r>
          </w:p>
        </w:tc>
        <w:tc>
          <w:tcPr>
            <w:tcW w:w="0" w:type="auto"/>
          </w:tcPr>
          <w:p w:rsidR="00C946BB" w:rsidRDefault="00C946BB" w:rsidP="00712E06">
            <w:pPr>
              <w:pStyle w:val="Body"/>
              <w:spacing w:before="0"/>
              <w:jc w:val="center"/>
              <w:rPr>
                <w:rFonts w:asciiTheme="minorHAnsi" w:hAnsiTheme="minorHAnsi"/>
              </w:rPr>
            </w:pPr>
            <w:r>
              <w:rPr>
                <w:rFonts w:asciiTheme="minorHAnsi" w:hAnsiTheme="minorHAnsi"/>
              </w:rPr>
              <w:t>No</w:t>
            </w:r>
          </w:p>
        </w:tc>
      </w:tr>
      <w:tr w:rsidR="00C946BB" w:rsidRPr="00936AAA" w:rsidTr="00712E06">
        <w:tc>
          <w:tcPr>
            <w:tcW w:w="0" w:type="auto"/>
            <w:shd w:val="clear" w:color="auto" w:fill="auto"/>
          </w:tcPr>
          <w:p w:rsidR="00C946BB" w:rsidRPr="005F6107" w:rsidRDefault="00C946BB" w:rsidP="00A61380">
            <w:pPr>
              <w:pStyle w:val="Body"/>
              <w:spacing w:before="0"/>
              <w:rPr>
                <w:rFonts w:asciiTheme="minorHAnsi" w:hAnsiTheme="minorHAnsi"/>
              </w:rPr>
            </w:pPr>
            <w:r>
              <w:rPr>
                <w:rFonts w:asciiTheme="minorHAnsi" w:hAnsiTheme="minorHAnsi"/>
              </w:rPr>
              <w:t>DRBG Seed Expired</w:t>
            </w:r>
          </w:p>
        </w:tc>
        <w:tc>
          <w:tcPr>
            <w:tcW w:w="0" w:type="auto"/>
          </w:tcPr>
          <w:p w:rsidR="00C946BB" w:rsidRPr="00936AAA" w:rsidRDefault="00C946BB" w:rsidP="00A61380">
            <w:pPr>
              <w:keepNext/>
              <w:autoSpaceDE w:val="0"/>
              <w:autoSpaceDN w:val="0"/>
              <w:adjustRightInd w:val="0"/>
              <w:spacing w:before="0"/>
              <w:rPr>
                <w:rFonts w:asciiTheme="minorHAnsi" w:hAnsiTheme="minorHAnsi"/>
              </w:rPr>
            </w:pPr>
            <w:r>
              <w:rPr>
                <w:rFonts w:asciiTheme="minorHAnsi" w:hAnsiTheme="minorHAnsi"/>
              </w:rPr>
              <w:t>One of the two seeds of DRBG expired.</w:t>
            </w:r>
          </w:p>
        </w:tc>
        <w:tc>
          <w:tcPr>
            <w:tcW w:w="0" w:type="auto"/>
          </w:tcPr>
          <w:p w:rsidR="00C946BB" w:rsidRDefault="00C946BB" w:rsidP="00712E06">
            <w:pPr>
              <w:keepNext/>
              <w:autoSpaceDE w:val="0"/>
              <w:autoSpaceDN w:val="0"/>
              <w:adjustRightInd w:val="0"/>
              <w:spacing w:before="0"/>
              <w:jc w:val="center"/>
              <w:rPr>
                <w:rFonts w:asciiTheme="minorHAnsi" w:hAnsiTheme="minorHAnsi"/>
              </w:rPr>
            </w:pPr>
            <w:r>
              <w:rPr>
                <w:rFonts w:asciiTheme="minorHAnsi" w:hAnsiTheme="minorHAnsi"/>
              </w:rPr>
              <w:t>Yes</w:t>
            </w:r>
          </w:p>
        </w:tc>
        <w:tc>
          <w:tcPr>
            <w:tcW w:w="0" w:type="auto"/>
          </w:tcPr>
          <w:p w:rsidR="00C946BB" w:rsidRDefault="00C946BB" w:rsidP="00712E06">
            <w:pPr>
              <w:keepNext/>
              <w:autoSpaceDE w:val="0"/>
              <w:autoSpaceDN w:val="0"/>
              <w:adjustRightInd w:val="0"/>
              <w:spacing w:before="0"/>
              <w:jc w:val="center"/>
              <w:rPr>
                <w:rFonts w:asciiTheme="minorHAnsi" w:hAnsiTheme="minorHAnsi"/>
              </w:rPr>
            </w:pPr>
            <w:r>
              <w:rPr>
                <w:rFonts w:asciiTheme="minorHAnsi" w:hAnsiTheme="minorHAnsi"/>
              </w:rPr>
              <w:t>No</w:t>
            </w:r>
          </w:p>
        </w:tc>
        <w:tc>
          <w:tcPr>
            <w:tcW w:w="0" w:type="auto"/>
          </w:tcPr>
          <w:p w:rsidR="00C946BB" w:rsidRDefault="00C946BB" w:rsidP="00712E06">
            <w:pPr>
              <w:keepNext/>
              <w:autoSpaceDE w:val="0"/>
              <w:autoSpaceDN w:val="0"/>
              <w:adjustRightInd w:val="0"/>
              <w:spacing w:before="0"/>
              <w:jc w:val="center"/>
              <w:rPr>
                <w:rFonts w:asciiTheme="minorHAnsi" w:hAnsiTheme="minorHAnsi"/>
              </w:rPr>
            </w:pPr>
            <w:r>
              <w:rPr>
                <w:rFonts w:asciiTheme="minorHAnsi" w:hAnsiTheme="minorHAnsi"/>
              </w:rPr>
              <w:t>No</w:t>
            </w:r>
          </w:p>
        </w:tc>
      </w:tr>
    </w:tbl>
    <w:p w:rsidR="00712E06" w:rsidRDefault="00712E06" w:rsidP="00312DD4">
      <w:pPr>
        <w:pStyle w:val="Caption"/>
      </w:pPr>
      <w:bookmarkStart w:id="115" w:name="_Ref536602760"/>
      <w:bookmarkStart w:id="116" w:name="_Toc536524650"/>
      <w:bookmarkStart w:id="117" w:name="_Toc536792138"/>
      <w:r>
        <w:t xml:space="preserve">Table </w:t>
      </w:r>
      <w:r w:rsidR="00AC3548">
        <w:rPr>
          <w:noProof/>
        </w:rPr>
        <w:fldChar w:fldCharType="begin"/>
      </w:r>
      <w:r w:rsidR="00AC3548">
        <w:rPr>
          <w:noProof/>
        </w:rPr>
        <w:instrText xml:space="preserve"> SEQ Table \* ARABIC </w:instrText>
      </w:r>
      <w:r w:rsidR="00AC3548">
        <w:rPr>
          <w:noProof/>
        </w:rPr>
        <w:fldChar w:fldCharType="separate"/>
      </w:r>
      <w:r w:rsidR="009D7F9C">
        <w:rPr>
          <w:noProof/>
        </w:rPr>
        <w:t>31</w:t>
      </w:r>
      <w:r w:rsidR="00AC3548">
        <w:rPr>
          <w:noProof/>
        </w:rPr>
        <w:fldChar w:fldCharType="end"/>
      </w:r>
      <w:bookmarkEnd w:id="115"/>
      <w:r>
        <w:t xml:space="preserve"> - Interrupt Table</w:t>
      </w:r>
      <w:bookmarkEnd w:id="116"/>
      <w:bookmarkEnd w:id="117"/>
    </w:p>
    <w:p w:rsidR="00712E06" w:rsidRPr="00F60E50" w:rsidRDefault="00712E06" w:rsidP="00712E06">
      <w:pPr>
        <w:pStyle w:val="Body"/>
      </w:pPr>
    </w:p>
    <w:p w:rsidR="00350F2E" w:rsidRDefault="00350F2E" w:rsidP="00475C78">
      <w:pPr>
        <w:pStyle w:val="CommentText"/>
      </w:pPr>
    </w:p>
    <w:p w:rsidR="00475C78" w:rsidRDefault="00475C78" w:rsidP="00475C78">
      <w:pPr>
        <w:pStyle w:val="Heading1"/>
      </w:pPr>
      <w:bookmarkStart w:id="118" w:name="_Toc536792092"/>
      <w:r>
        <w:lastRenderedPageBreak/>
        <w:t>References</w:t>
      </w:r>
      <w:bookmarkEnd w:id="118"/>
    </w:p>
    <w:p w:rsidR="00475C78" w:rsidRDefault="00475C78" w:rsidP="00475C78">
      <w:pPr>
        <w:jc w:val="both"/>
      </w:pPr>
      <w:r>
        <w:t>[</w:t>
      </w:r>
      <w:hyperlink r:id="rId56" w:history="1">
        <w:r w:rsidRPr="009D7430">
          <w:rPr>
            <w:rStyle w:val="Hyperlink"/>
          </w:rPr>
          <w:t>2104</w:t>
        </w:r>
      </w:hyperlink>
      <w:r>
        <w:t>] HMAC: Keyed-Hashing for Message Authentication</w:t>
      </w:r>
    </w:p>
    <w:p w:rsidR="00475C78" w:rsidRDefault="00475C78" w:rsidP="00475C78">
      <w:pPr>
        <w:jc w:val="both"/>
      </w:pPr>
      <w:r>
        <w:t>[</w:t>
      </w:r>
      <w:hyperlink r:id="rId57" w:history="1">
        <w:r w:rsidRPr="009D7430">
          <w:rPr>
            <w:rStyle w:val="Hyperlink"/>
          </w:rPr>
          <w:t>FIPS-180-2</w:t>
        </w:r>
      </w:hyperlink>
      <w:r>
        <w:t>] Secure Hash Standard</w:t>
      </w:r>
    </w:p>
    <w:p w:rsidR="00475C78" w:rsidRDefault="00475C78" w:rsidP="00475C78">
      <w:pPr>
        <w:jc w:val="both"/>
      </w:pPr>
      <w:r>
        <w:t>[</w:t>
      </w:r>
      <w:hyperlink r:id="rId58" w:history="1">
        <w:r w:rsidRPr="009D7430">
          <w:rPr>
            <w:rStyle w:val="Hyperlink"/>
          </w:rPr>
          <w:t>FIPS-197</w:t>
        </w:r>
      </w:hyperlink>
      <w:r>
        <w:t>] Advanced Encryption Standard (AES)</w:t>
      </w:r>
    </w:p>
    <w:p w:rsidR="00475C78" w:rsidRDefault="00475C78" w:rsidP="00475C78">
      <w:pPr>
        <w:jc w:val="both"/>
      </w:pPr>
      <w:r>
        <w:t>[</w:t>
      </w:r>
      <w:hyperlink r:id="rId59" w:history="1">
        <w:r w:rsidRPr="00233E74">
          <w:rPr>
            <w:rStyle w:val="Hyperlink"/>
          </w:rPr>
          <w:t>GCM</w:t>
        </w:r>
      </w:hyperlink>
      <w:r>
        <w:t xml:space="preserve">] </w:t>
      </w:r>
      <w:r w:rsidRPr="009D7430">
        <w:t>The Galois/Counter Mode of Operation (GCM)</w:t>
      </w:r>
    </w:p>
    <w:p w:rsidR="00475C78" w:rsidRDefault="00475C78" w:rsidP="00475C78">
      <w:pPr>
        <w:pStyle w:val="Body"/>
      </w:pPr>
      <w:r>
        <w:t>[</w:t>
      </w:r>
      <w:hyperlink r:id="rId60" w:history="1">
        <w:r w:rsidRPr="006C4F47">
          <w:rPr>
            <w:rStyle w:val="Hyperlink"/>
          </w:rPr>
          <w:t>XTS</w:t>
        </w:r>
      </w:hyperlink>
      <w:r>
        <w:t>] The XTS-AES Tweakable Block Cipher - An Extract from IEEE Std 1619-2007</w:t>
      </w:r>
    </w:p>
    <w:p w:rsidR="00475C78" w:rsidRDefault="00475C78" w:rsidP="00475C78">
      <w:pPr>
        <w:pStyle w:val="Body"/>
      </w:pPr>
      <w:r>
        <w:t>[</w:t>
      </w:r>
      <w:hyperlink r:id="rId61" w:history="1">
        <w:r w:rsidRPr="006C4F47">
          <w:rPr>
            <w:rStyle w:val="Hyperlink"/>
          </w:rPr>
          <w:t>ECB</w:t>
        </w:r>
      </w:hyperlink>
      <w:r>
        <w:t>] NIST Publication 800-38A Recommendation for Block Cipher Modes of Operation</w:t>
      </w:r>
    </w:p>
    <w:p w:rsidR="00475C78" w:rsidRDefault="00475C78" w:rsidP="00475C78">
      <w:pPr>
        <w:pStyle w:val="Body"/>
      </w:pPr>
      <w:r>
        <w:t>[</w:t>
      </w:r>
      <w:hyperlink r:id="rId62" w:history="1">
        <w:r w:rsidRPr="006C4F47">
          <w:rPr>
            <w:rStyle w:val="Hyperlink"/>
          </w:rPr>
          <w:t>CBC</w:t>
        </w:r>
      </w:hyperlink>
      <w:r>
        <w:t>] NIST Publication 800-38A Recommendation for Block Cipher Modes of Operation</w:t>
      </w:r>
    </w:p>
    <w:p w:rsidR="00475C78" w:rsidRDefault="00475C78" w:rsidP="00475C78">
      <w:pPr>
        <w:pStyle w:val="Body"/>
      </w:pPr>
      <w:r>
        <w:t>[</w:t>
      </w:r>
      <w:hyperlink r:id="rId63" w:history="1">
        <w:r w:rsidRPr="006C4F47">
          <w:rPr>
            <w:rStyle w:val="Hyperlink"/>
          </w:rPr>
          <w:t>CTR</w:t>
        </w:r>
      </w:hyperlink>
      <w:r>
        <w:t>] NIST Publication 800-38A Recommendation for Block Cipher Modes of Operation</w:t>
      </w:r>
    </w:p>
    <w:p w:rsidR="00475C78" w:rsidRDefault="00475C78" w:rsidP="00475C78">
      <w:pPr>
        <w:pStyle w:val="Body"/>
      </w:pPr>
      <w:r>
        <w:t>[</w:t>
      </w:r>
      <w:hyperlink r:id="rId64" w:history="1">
        <w:r w:rsidRPr="00061B83">
          <w:rPr>
            <w:rStyle w:val="Hyperlink"/>
          </w:rPr>
          <w:t>DRBG</w:t>
        </w:r>
      </w:hyperlink>
      <w:r>
        <w:t>] NIST SP800-90A Recommendation for Random Number Generation (Section 10.2)</w:t>
      </w:r>
    </w:p>
    <w:p w:rsidR="00475C78" w:rsidRDefault="00475C78" w:rsidP="00475C78">
      <w:pPr>
        <w:pStyle w:val="Body"/>
      </w:pPr>
    </w:p>
    <w:p w:rsidR="00475C78" w:rsidRDefault="00475C78" w:rsidP="00475C78">
      <w:pPr>
        <w:pStyle w:val="Body"/>
      </w:pPr>
    </w:p>
    <w:p w:rsidR="00475C78" w:rsidRDefault="00475C78" w:rsidP="00475C78">
      <w:pPr>
        <w:pStyle w:val="Body"/>
      </w:pPr>
    </w:p>
    <w:p w:rsidR="00475C78" w:rsidRDefault="00475C78" w:rsidP="00475C78">
      <w:pPr>
        <w:pStyle w:val="Body"/>
      </w:pPr>
    </w:p>
    <w:p w:rsidR="00475C78" w:rsidRDefault="00475C78" w:rsidP="00475C78">
      <w:pPr>
        <w:pStyle w:val="Body"/>
      </w:pPr>
    </w:p>
    <w:p w:rsidR="00475C78" w:rsidRDefault="00475C78" w:rsidP="00475C78">
      <w:pPr>
        <w:pStyle w:val="Body"/>
      </w:pPr>
    </w:p>
    <w:p w:rsidR="00475C78" w:rsidRDefault="00475C78" w:rsidP="00475C78">
      <w:pPr>
        <w:pStyle w:val="Heading1"/>
      </w:pPr>
      <w:bookmarkStart w:id="119" w:name="_Toc536792093"/>
      <w:r>
        <w:lastRenderedPageBreak/>
        <w:t>List of Figures</w:t>
      </w:r>
      <w:bookmarkEnd w:id="119"/>
    </w:p>
    <w:p w:rsidR="0021795E" w:rsidRDefault="00475C78">
      <w:pPr>
        <w:pStyle w:val="TableofFigures"/>
        <w:tabs>
          <w:tab w:val="right" w:leader="dot" w:pos="989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36792095" w:history="1">
        <w:r w:rsidR="0021795E" w:rsidRPr="00423C20">
          <w:rPr>
            <w:rStyle w:val="Hyperlink"/>
            <w:noProof/>
          </w:rPr>
          <w:t>Figure 1 - TLV Format</w:t>
        </w:r>
        <w:r w:rsidR="0021795E">
          <w:rPr>
            <w:noProof/>
            <w:webHidden/>
          </w:rPr>
          <w:tab/>
        </w:r>
        <w:r w:rsidR="0021795E">
          <w:rPr>
            <w:noProof/>
            <w:webHidden/>
          </w:rPr>
          <w:fldChar w:fldCharType="begin"/>
        </w:r>
        <w:r w:rsidR="0021795E">
          <w:rPr>
            <w:noProof/>
            <w:webHidden/>
          </w:rPr>
          <w:instrText xml:space="preserve"> PAGEREF _Toc536792095 \h </w:instrText>
        </w:r>
        <w:r w:rsidR="0021795E">
          <w:rPr>
            <w:noProof/>
            <w:webHidden/>
          </w:rPr>
        </w:r>
        <w:r w:rsidR="0021795E">
          <w:rPr>
            <w:noProof/>
            <w:webHidden/>
          </w:rPr>
          <w:fldChar w:fldCharType="separate"/>
        </w:r>
        <w:r w:rsidR="009D7F9C">
          <w:rPr>
            <w:noProof/>
            <w:webHidden/>
          </w:rPr>
          <w:t>8</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096" w:history="1">
        <w:r w:rsidR="0021795E" w:rsidRPr="00423C20">
          <w:rPr>
            <w:rStyle w:val="Hyperlink"/>
            <w:noProof/>
          </w:rPr>
          <w:t>Figure 2 - CMD TLV Format</w:t>
        </w:r>
        <w:r w:rsidR="0021795E">
          <w:rPr>
            <w:noProof/>
            <w:webHidden/>
          </w:rPr>
          <w:tab/>
        </w:r>
        <w:r w:rsidR="0021795E">
          <w:rPr>
            <w:noProof/>
            <w:webHidden/>
          </w:rPr>
          <w:fldChar w:fldCharType="begin"/>
        </w:r>
        <w:r w:rsidR="0021795E">
          <w:rPr>
            <w:noProof/>
            <w:webHidden/>
          </w:rPr>
          <w:instrText xml:space="preserve"> PAGEREF _Toc536792096 \h </w:instrText>
        </w:r>
        <w:r w:rsidR="0021795E">
          <w:rPr>
            <w:noProof/>
            <w:webHidden/>
          </w:rPr>
        </w:r>
        <w:r w:rsidR="0021795E">
          <w:rPr>
            <w:noProof/>
            <w:webHidden/>
          </w:rPr>
          <w:fldChar w:fldCharType="separate"/>
        </w:r>
        <w:r w:rsidR="009D7F9C">
          <w:rPr>
            <w:noProof/>
            <w:webHidden/>
          </w:rPr>
          <w:t>9</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097" w:history="1">
        <w:r w:rsidR="0021795E" w:rsidRPr="00423C20">
          <w:rPr>
            <w:rStyle w:val="Hyperlink"/>
            <w:noProof/>
          </w:rPr>
          <w:t>Figure 3 - Key TLV Format</w:t>
        </w:r>
        <w:r w:rsidR="0021795E">
          <w:rPr>
            <w:noProof/>
            <w:webHidden/>
          </w:rPr>
          <w:tab/>
        </w:r>
        <w:r w:rsidR="0021795E">
          <w:rPr>
            <w:noProof/>
            <w:webHidden/>
          </w:rPr>
          <w:fldChar w:fldCharType="begin"/>
        </w:r>
        <w:r w:rsidR="0021795E">
          <w:rPr>
            <w:noProof/>
            <w:webHidden/>
          </w:rPr>
          <w:instrText xml:space="preserve"> PAGEREF _Toc536792097 \h </w:instrText>
        </w:r>
        <w:r w:rsidR="0021795E">
          <w:rPr>
            <w:noProof/>
            <w:webHidden/>
          </w:rPr>
        </w:r>
        <w:r w:rsidR="0021795E">
          <w:rPr>
            <w:noProof/>
            <w:webHidden/>
          </w:rPr>
          <w:fldChar w:fldCharType="separate"/>
        </w:r>
        <w:r w:rsidR="009D7F9C">
          <w:rPr>
            <w:noProof/>
            <w:webHidden/>
          </w:rPr>
          <w:t>11</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098" w:history="1">
        <w:r w:rsidR="0021795E" w:rsidRPr="00423C20">
          <w:rPr>
            <w:rStyle w:val="Hyperlink"/>
            <w:noProof/>
          </w:rPr>
          <w:t>Figure 4 - FRMD_USER_VM TLV Format</w:t>
        </w:r>
        <w:r w:rsidR="0021795E">
          <w:rPr>
            <w:noProof/>
            <w:webHidden/>
          </w:rPr>
          <w:tab/>
        </w:r>
        <w:r w:rsidR="0021795E">
          <w:rPr>
            <w:noProof/>
            <w:webHidden/>
          </w:rPr>
          <w:fldChar w:fldCharType="begin"/>
        </w:r>
        <w:r w:rsidR="0021795E">
          <w:rPr>
            <w:noProof/>
            <w:webHidden/>
          </w:rPr>
          <w:instrText xml:space="preserve"> PAGEREF _Toc536792098 \h </w:instrText>
        </w:r>
        <w:r w:rsidR="0021795E">
          <w:rPr>
            <w:noProof/>
            <w:webHidden/>
          </w:rPr>
        </w:r>
        <w:r w:rsidR="0021795E">
          <w:rPr>
            <w:noProof/>
            <w:webHidden/>
          </w:rPr>
          <w:fldChar w:fldCharType="separate"/>
        </w:r>
        <w:r w:rsidR="009D7F9C">
          <w:rPr>
            <w:noProof/>
            <w:webHidden/>
          </w:rPr>
          <w:t>13</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099" w:history="1">
        <w:r w:rsidR="0021795E" w:rsidRPr="00423C20">
          <w:rPr>
            <w:rStyle w:val="Hyperlink"/>
            <w:noProof/>
          </w:rPr>
          <w:t>Figure 5 - FRM INT APP TLV Format</w:t>
        </w:r>
        <w:r w:rsidR="0021795E">
          <w:rPr>
            <w:noProof/>
            <w:webHidden/>
          </w:rPr>
          <w:tab/>
        </w:r>
        <w:r w:rsidR="0021795E">
          <w:rPr>
            <w:noProof/>
            <w:webHidden/>
          </w:rPr>
          <w:fldChar w:fldCharType="begin"/>
        </w:r>
        <w:r w:rsidR="0021795E">
          <w:rPr>
            <w:noProof/>
            <w:webHidden/>
          </w:rPr>
          <w:instrText xml:space="preserve"> PAGEREF _Toc536792099 \h </w:instrText>
        </w:r>
        <w:r w:rsidR="0021795E">
          <w:rPr>
            <w:noProof/>
            <w:webHidden/>
          </w:rPr>
        </w:r>
        <w:r w:rsidR="0021795E">
          <w:rPr>
            <w:noProof/>
            <w:webHidden/>
          </w:rPr>
          <w:fldChar w:fldCharType="separate"/>
        </w:r>
        <w:r w:rsidR="009D7F9C">
          <w:rPr>
            <w:noProof/>
            <w:webHidden/>
          </w:rPr>
          <w:t>14</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00" w:history="1">
        <w:r w:rsidR="0021795E" w:rsidRPr="00423C20">
          <w:rPr>
            <w:rStyle w:val="Hyperlink"/>
            <w:noProof/>
          </w:rPr>
          <w:t>Figure 6 - FRMD_INT_APP TLV Word 0</w:t>
        </w:r>
        <w:r w:rsidR="0021795E">
          <w:rPr>
            <w:noProof/>
            <w:webHidden/>
          </w:rPr>
          <w:tab/>
        </w:r>
        <w:r w:rsidR="0021795E">
          <w:rPr>
            <w:noProof/>
            <w:webHidden/>
          </w:rPr>
          <w:fldChar w:fldCharType="begin"/>
        </w:r>
        <w:r w:rsidR="0021795E">
          <w:rPr>
            <w:noProof/>
            <w:webHidden/>
          </w:rPr>
          <w:instrText xml:space="preserve"> PAGEREF _Toc536792100 \h </w:instrText>
        </w:r>
        <w:r w:rsidR="0021795E">
          <w:rPr>
            <w:noProof/>
            <w:webHidden/>
          </w:rPr>
        </w:r>
        <w:r w:rsidR="0021795E">
          <w:rPr>
            <w:noProof/>
            <w:webHidden/>
          </w:rPr>
          <w:fldChar w:fldCharType="separate"/>
        </w:r>
        <w:r w:rsidR="009D7F9C">
          <w:rPr>
            <w:noProof/>
            <w:webHidden/>
          </w:rPr>
          <w:t>14</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01" w:history="1">
        <w:r w:rsidR="0021795E" w:rsidRPr="00423C20">
          <w:rPr>
            <w:rStyle w:val="Hyperlink"/>
            <w:noProof/>
          </w:rPr>
          <w:t>Figure 7 - FRMD INT VM_LONG TLV Format</w:t>
        </w:r>
        <w:r w:rsidR="0021795E">
          <w:rPr>
            <w:noProof/>
            <w:webHidden/>
          </w:rPr>
          <w:tab/>
        </w:r>
        <w:r w:rsidR="0021795E">
          <w:rPr>
            <w:noProof/>
            <w:webHidden/>
          </w:rPr>
          <w:fldChar w:fldCharType="begin"/>
        </w:r>
        <w:r w:rsidR="0021795E">
          <w:rPr>
            <w:noProof/>
            <w:webHidden/>
          </w:rPr>
          <w:instrText xml:space="preserve"> PAGEREF _Toc536792101 \h </w:instrText>
        </w:r>
        <w:r w:rsidR="0021795E">
          <w:rPr>
            <w:noProof/>
            <w:webHidden/>
          </w:rPr>
        </w:r>
        <w:r w:rsidR="0021795E">
          <w:rPr>
            <w:noProof/>
            <w:webHidden/>
          </w:rPr>
          <w:fldChar w:fldCharType="separate"/>
        </w:r>
        <w:r w:rsidR="009D7F9C">
          <w:rPr>
            <w:noProof/>
            <w:webHidden/>
          </w:rPr>
          <w:t>15</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02" w:history="1">
        <w:r w:rsidR="0021795E" w:rsidRPr="00423C20">
          <w:rPr>
            <w:rStyle w:val="Hyperlink"/>
            <w:noProof/>
          </w:rPr>
          <w:t>Figure 8 - FRMD INT VM_SHORT TLV Format</w:t>
        </w:r>
        <w:r w:rsidR="0021795E">
          <w:rPr>
            <w:noProof/>
            <w:webHidden/>
          </w:rPr>
          <w:tab/>
        </w:r>
        <w:r w:rsidR="0021795E">
          <w:rPr>
            <w:noProof/>
            <w:webHidden/>
          </w:rPr>
          <w:fldChar w:fldCharType="begin"/>
        </w:r>
        <w:r w:rsidR="0021795E">
          <w:rPr>
            <w:noProof/>
            <w:webHidden/>
          </w:rPr>
          <w:instrText xml:space="preserve"> PAGEREF _Toc536792102 \h </w:instrText>
        </w:r>
        <w:r w:rsidR="0021795E">
          <w:rPr>
            <w:noProof/>
            <w:webHidden/>
          </w:rPr>
        </w:r>
        <w:r w:rsidR="0021795E">
          <w:rPr>
            <w:noProof/>
            <w:webHidden/>
          </w:rPr>
          <w:fldChar w:fldCharType="separate"/>
        </w:r>
        <w:r w:rsidR="009D7F9C">
          <w:rPr>
            <w:noProof/>
            <w:webHidden/>
          </w:rPr>
          <w:t>16</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03" w:history="1">
        <w:r w:rsidR="0021795E" w:rsidRPr="00423C20">
          <w:rPr>
            <w:rStyle w:val="Hyperlink"/>
            <w:noProof/>
          </w:rPr>
          <w:t>Figure 9 - CR IV Format</w:t>
        </w:r>
        <w:r w:rsidR="0021795E">
          <w:rPr>
            <w:noProof/>
            <w:webHidden/>
          </w:rPr>
          <w:tab/>
        </w:r>
        <w:r w:rsidR="0021795E">
          <w:rPr>
            <w:noProof/>
            <w:webHidden/>
          </w:rPr>
          <w:fldChar w:fldCharType="begin"/>
        </w:r>
        <w:r w:rsidR="0021795E">
          <w:rPr>
            <w:noProof/>
            <w:webHidden/>
          </w:rPr>
          <w:instrText xml:space="preserve"> PAGEREF _Toc536792103 \h </w:instrText>
        </w:r>
        <w:r w:rsidR="0021795E">
          <w:rPr>
            <w:noProof/>
            <w:webHidden/>
          </w:rPr>
        </w:r>
        <w:r w:rsidR="0021795E">
          <w:rPr>
            <w:noProof/>
            <w:webHidden/>
          </w:rPr>
          <w:fldChar w:fldCharType="separate"/>
        </w:r>
        <w:r w:rsidR="009D7F9C">
          <w:rPr>
            <w:noProof/>
            <w:webHidden/>
          </w:rPr>
          <w:t>17</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04" w:history="1">
        <w:r w:rsidR="0021795E" w:rsidRPr="00423C20">
          <w:rPr>
            <w:rStyle w:val="Hyperlink"/>
            <w:noProof/>
          </w:rPr>
          <w:t>Figure 10 - Data TLV Format</w:t>
        </w:r>
        <w:r w:rsidR="0021795E">
          <w:rPr>
            <w:noProof/>
            <w:webHidden/>
          </w:rPr>
          <w:tab/>
        </w:r>
        <w:r w:rsidR="0021795E">
          <w:rPr>
            <w:noProof/>
            <w:webHidden/>
          </w:rPr>
          <w:fldChar w:fldCharType="begin"/>
        </w:r>
        <w:r w:rsidR="0021795E">
          <w:rPr>
            <w:noProof/>
            <w:webHidden/>
          </w:rPr>
          <w:instrText xml:space="preserve"> PAGEREF _Toc536792104 \h </w:instrText>
        </w:r>
        <w:r w:rsidR="0021795E">
          <w:rPr>
            <w:noProof/>
            <w:webHidden/>
          </w:rPr>
        </w:r>
        <w:r w:rsidR="0021795E">
          <w:rPr>
            <w:noProof/>
            <w:webHidden/>
          </w:rPr>
          <w:fldChar w:fldCharType="separate"/>
        </w:r>
        <w:r w:rsidR="009D7F9C">
          <w:rPr>
            <w:noProof/>
            <w:webHidden/>
          </w:rPr>
          <w:t>18</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05" w:history="1">
        <w:r w:rsidR="0021795E" w:rsidRPr="00423C20">
          <w:rPr>
            <w:rStyle w:val="Hyperlink"/>
            <w:noProof/>
          </w:rPr>
          <w:t>Figure 11 - Footer TLV Format</w:t>
        </w:r>
        <w:r w:rsidR="0021795E">
          <w:rPr>
            <w:noProof/>
            <w:webHidden/>
          </w:rPr>
          <w:tab/>
        </w:r>
        <w:r w:rsidR="0021795E">
          <w:rPr>
            <w:noProof/>
            <w:webHidden/>
          </w:rPr>
          <w:fldChar w:fldCharType="begin"/>
        </w:r>
        <w:r w:rsidR="0021795E">
          <w:rPr>
            <w:noProof/>
            <w:webHidden/>
          </w:rPr>
          <w:instrText xml:space="preserve"> PAGEREF _Toc536792105 \h </w:instrText>
        </w:r>
        <w:r w:rsidR="0021795E">
          <w:rPr>
            <w:noProof/>
            <w:webHidden/>
          </w:rPr>
        </w:r>
        <w:r w:rsidR="0021795E">
          <w:rPr>
            <w:noProof/>
            <w:webHidden/>
          </w:rPr>
          <w:fldChar w:fldCharType="separate"/>
        </w:r>
        <w:r w:rsidR="009D7F9C">
          <w:rPr>
            <w:noProof/>
            <w:webHidden/>
          </w:rPr>
          <w:t>19</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06" w:history="1">
        <w:r w:rsidR="0021795E" w:rsidRPr="00423C20">
          <w:rPr>
            <w:rStyle w:val="Hyperlink"/>
            <w:noProof/>
          </w:rPr>
          <w:t>Figure 12- Crypto Block Diagram</w:t>
        </w:r>
        <w:r w:rsidR="0021795E">
          <w:rPr>
            <w:noProof/>
            <w:webHidden/>
          </w:rPr>
          <w:tab/>
        </w:r>
        <w:r w:rsidR="0021795E">
          <w:rPr>
            <w:noProof/>
            <w:webHidden/>
          </w:rPr>
          <w:fldChar w:fldCharType="begin"/>
        </w:r>
        <w:r w:rsidR="0021795E">
          <w:rPr>
            <w:noProof/>
            <w:webHidden/>
          </w:rPr>
          <w:instrText xml:space="preserve"> PAGEREF _Toc536792106 \h </w:instrText>
        </w:r>
        <w:r w:rsidR="0021795E">
          <w:rPr>
            <w:noProof/>
            <w:webHidden/>
          </w:rPr>
        </w:r>
        <w:r w:rsidR="0021795E">
          <w:rPr>
            <w:noProof/>
            <w:webHidden/>
          </w:rPr>
          <w:fldChar w:fldCharType="separate"/>
        </w:r>
        <w:r w:rsidR="009D7F9C">
          <w:rPr>
            <w:noProof/>
            <w:webHidden/>
          </w:rPr>
          <w:t>24</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07" w:history="1">
        <w:r w:rsidR="0021795E" w:rsidRPr="00423C20">
          <w:rPr>
            <w:rStyle w:val="Hyperlink"/>
            <w:noProof/>
          </w:rPr>
          <w:t>Figure 13 - Excerpt from Test Case 16 in GCM Specification</w:t>
        </w:r>
        <w:r w:rsidR="0021795E">
          <w:rPr>
            <w:noProof/>
            <w:webHidden/>
          </w:rPr>
          <w:tab/>
        </w:r>
        <w:r w:rsidR="0021795E">
          <w:rPr>
            <w:noProof/>
            <w:webHidden/>
          </w:rPr>
          <w:fldChar w:fldCharType="begin"/>
        </w:r>
        <w:r w:rsidR="0021795E">
          <w:rPr>
            <w:noProof/>
            <w:webHidden/>
          </w:rPr>
          <w:instrText xml:space="preserve"> PAGEREF _Toc536792107 \h </w:instrText>
        </w:r>
        <w:r w:rsidR="0021795E">
          <w:rPr>
            <w:noProof/>
            <w:webHidden/>
          </w:rPr>
        </w:r>
        <w:r w:rsidR="0021795E">
          <w:rPr>
            <w:noProof/>
            <w:webHidden/>
          </w:rPr>
          <w:fldChar w:fldCharType="separate"/>
        </w:r>
        <w:r w:rsidR="009D7F9C">
          <w:rPr>
            <w:noProof/>
            <w:webHidden/>
          </w:rPr>
          <w:t>33</w:t>
        </w:r>
        <w:r w:rsidR="0021795E">
          <w:rPr>
            <w:noProof/>
            <w:webHidden/>
          </w:rPr>
          <w:fldChar w:fldCharType="end"/>
        </w:r>
      </w:hyperlink>
    </w:p>
    <w:p w:rsidR="00475C78" w:rsidRDefault="00475C78" w:rsidP="00475C78">
      <w:pPr>
        <w:pStyle w:val="Heading1"/>
      </w:pPr>
      <w:r>
        <w:lastRenderedPageBreak/>
        <w:fldChar w:fldCharType="end"/>
      </w:r>
      <w:bookmarkStart w:id="120" w:name="_Toc536792094"/>
      <w:r>
        <w:t>List of Tables</w:t>
      </w:r>
      <w:bookmarkEnd w:id="120"/>
    </w:p>
    <w:p w:rsidR="0021795E" w:rsidRDefault="00475C78">
      <w:pPr>
        <w:pStyle w:val="TableofFigures"/>
        <w:tabs>
          <w:tab w:val="right" w:leader="dot" w:pos="989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36792108" w:history="1">
        <w:r w:rsidR="0021795E" w:rsidRPr="00644C9C">
          <w:rPr>
            <w:rStyle w:val="Hyperlink"/>
            <w:noProof/>
          </w:rPr>
          <w:t>Table 1 - Clock, Reset and Miscellaneous Interface</w:t>
        </w:r>
        <w:r w:rsidR="0021795E">
          <w:rPr>
            <w:noProof/>
            <w:webHidden/>
          </w:rPr>
          <w:tab/>
        </w:r>
        <w:r w:rsidR="0021795E">
          <w:rPr>
            <w:noProof/>
            <w:webHidden/>
          </w:rPr>
          <w:fldChar w:fldCharType="begin"/>
        </w:r>
        <w:r w:rsidR="0021795E">
          <w:rPr>
            <w:noProof/>
            <w:webHidden/>
          </w:rPr>
          <w:instrText xml:space="preserve"> PAGEREF _Toc536792108 \h </w:instrText>
        </w:r>
        <w:r w:rsidR="0021795E">
          <w:rPr>
            <w:noProof/>
            <w:webHidden/>
          </w:rPr>
        </w:r>
        <w:r w:rsidR="0021795E">
          <w:rPr>
            <w:noProof/>
            <w:webHidden/>
          </w:rPr>
          <w:fldChar w:fldCharType="separate"/>
        </w:r>
        <w:r w:rsidR="009D7F9C">
          <w:rPr>
            <w:noProof/>
            <w:webHidden/>
          </w:rPr>
          <w:t>2</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09" w:history="1">
        <w:r w:rsidR="0021795E" w:rsidRPr="00644C9C">
          <w:rPr>
            <w:rStyle w:val="Hyperlink"/>
            <w:noProof/>
          </w:rPr>
          <w:t>Table 2 - AXI-4 Crypto Stream Slave Interface</w:t>
        </w:r>
        <w:r w:rsidR="0021795E">
          <w:rPr>
            <w:noProof/>
            <w:webHidden/>
          </w:rPr>
          <w:tab/>
        </w:r>
        <w:r w:rsidR="0021795E">
          <w:rPr>
            <w:noProof/>
            <w:webHidden/>
          </w:rPr>
          <w:fldChar w:fldCharType="begin"/>
        </w:r>
        <w:r w:rsidR="0021795E">
          <w:rPr>
            <w:noProof/>
            <w:webHidden/>
          </w:rPr>
          <w:instrText xml:space="preserve"> PAGEREF _Toc536792109 \h </w:instrText>
        </w:r>
        <w:r w:rsidR="0021795E">
          <w:rPr>
            <w:noProof/>
            <w:webHidden/>
          </w:rPr>
        </w:r>
        <w:r w:rsidR="0021795E">
          <w:rPr>
            <w:noProof/>
            <w:webHidden/>
          </w:rPr>
          <w:fldChar w:fldCharType="separate"/>
        </w:r>
        <w:r w:rsidR="009D7F9C">
          <w:rPr>
            <w:noProof/>
            <w:webHidden/>
          </w:rPr>
          <w:t>2</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10" w:history="1">
        <w:r w:rsidR="0021795E" w:rsidRPr="00644C9C">
          <w:rPr>
            <w:rStyle w:val="Hyperlink"/>
            <w:noProof/>
          </w:rPr>
          <w:t>Table 3 - AXI-4 Key Stream Slave Interface</w:t>
        </w:r>
        <w:r w:rsidR="0021795E">
          <w:rPr>
            <w:noProof/>
            <w:webHidden/>
          </w:rPr>
          <w:tab/>
        </w:r>
        <w:r w:rsidR="0021795E">
          <w:rPr>
            <w:noProof/>
            <w:webHidden/>
          </w:rPr>
          <w:fldChar w:fldCharType="begin"/>
        </w:r>
        <w:r w:rsidR="0021795E">
          <w:rPr>
            <w:noProof/>
            <w:webHidden/>
          </w:rPr>
          <w:instrText xml:space="preserve"> PAGEREF _Toc536792110 \h </w:instrText>
        </w:r>
        <w:r w:rsidR="0021795E">
          <w:rPr>
            <w:noProof/>
            <w:webHidden/>
          </w:rPr>
        </w:r>
        <w:r w:rsidR="0021795E">
          <w:rPr>
            <w:noProof/>
            <w:webHidden/>
          </w:rPr>
          <w:fldChar w:fldCharType="separate"/>
        </w:r>
        <w:r w:rsidR="009D7F9C">
          <w:rPr>
            <w:noProof/>
            <w:webHidden/>
          </w:rPr>
          <w:t>3</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11" w:history="1">
        <w:r w:rsidR="0021795E" w:rsidRPr="00644C9C">
          <w:rPr>
            <w:rStyle w:val="Hyperlink"/>
            <w:noProof/>
          </w:rPr>
          <w:t>Table 4 - AXI-4 Crypto Stream Master Interface</w:t>
        </w:r>
        <w:r w:rsidR="0021795E">
          <w:rPr>
            <w:noProof/>
            <w:webHidden/>
          </w:rPr>
          <w:tab/>
        </w:r>
        <w:r w:rsidR="0021795E">
          <w:rPr>
            <w:noProof/>
            <w:webHidden/>
          </w:rPr>
          <w:fldChar w:fldCharType="begin"/>
        </w:r>
        <w:r w:rsidR="0021795E">
          <w:rPr>
            <w:noProof/>
            <w:webHidden/>
          </w:rPr>
          <w:instrText xml:space="preserve"> PAGEREF _Toc536792111 \h </w:instrText>
        </w:r>
        <w:r w:rsidR="0021795E">
          <w:rPr>
            <w:noProof/>
            <w:webHidden/>
          </w:rPr>
        </w:r>
        <w:r w:rsidR="0021795E">
          <w:rPr>
            <w:noProof/>
            <w:webHidden/>
          </w:rPr>
          <w:fldChar w:fldCharType="separate"/>
        </w:r>
        <w:r w:rsidR="009D7F9C">
          <w:rPr>
            <w:noProof/>
            <w:webHidden/>
          </w:rPr>
          <w:t>4</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12" w:history="1">
        <w:r w:rsidR="0021795E" w:rsidRPr="00644C9C">
          <w:rPr>
            <w:rStyle w:val="Hyperlink"/>
            <w:noProof/>
          </w:rPr>
          <w:t>Table 5 - RBUS Slave Register Interface</w:t>
        </w:r>
        <w:r w:rsidR="0021795E">
          <w:rPr>
            <w:noProof/>
            <w:webHidden/>
          </w:rPr>
          <w:tab/>
        </w:r>
        <w:r w:rsidR="0021795E">
          <w:rPr>
            <w:noProof/>
            <w:webHidden/>
          </w:rPr>
          <w:fldChar w:fldCharType="begin"/>
        </w:r>
        <w:r w:rsidR="0021795E">
          <w:rPr>
            <w:noProof/>
            <w:webHidden/>
          </w:rPr>
          <w:instrText xml:space="preserve"> PAGEREF _Toc536792112 \h </w:instrText>
        </w:r>
        <w:r w:rsidR="0021795E">
          <w:rPr>
            <w:noProof/>
            <w:webHidden/>
          </w:rPr>
        </w:r>
        <w:r w:rsidR="0021795E">
          <w:rPr>
            <w:noProof/>
            <w:webHidden/>
          </w:rPr>
          <w:fldChar w:fldCharType="separate"/>
        </w:r>
        <w:r w:rsidR="009D7F9C">
          <w:rPr>
            <w:noProof/>
            <w:webHidden/>
          </w:rPr>
          <w:t>5</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13" w:history="1">
        <w:r w:rsidR="0021795E" w:rsidRPr="00644C9C">
          <w:rPr>
            <w:rStyle w:val="Hyperlink"/>
            <w:noProof/>
          </w:rPr>
          <w:t>Table 6 - RBUS Master Register Interface</w:t>
        </w:r>
        <w:r w:rsidR="0021795E">
          <w:rPr>
            <w:noProof/>
            <w:webHidden/>
          </w:rPr>
          <w:tab/>
        </w:r>
        <w:r w:rsidR="0021795E">
          <w:rPr>
            <w:noProof/>
            <w:webHidden/>
          </w:rPr>
          <w:fldChar w:fldCharType="begin"/>
        </w:r>
        <w:r w:rsidR="0021795E">
          <w:rPr>
            <w:noProof/>
            <w:webHidden/>
          </w:rPr>
          <w:instrText xml:space="preserve"> PAGEREF _Toc536792113 \h </w:instrText>
        </w:r>
        <w:r w:rsidR="0021795E">
          <w:rPr>
            <w:noProof/>
            <w:webHidden/>
          </w:rPr>
        </w:r>
        <w:r w:rsidR="0021795E">
          <w:rPr>
            <w:noProof/>
            <w:webHidden/>
          </w:rPr>
          <w:fldChar w:fldCharType="separate"/>
        </w:r>
        <w:r w:rsidR="009D7F9C">
          <w:rPr>
            <w:noProof/>
            <w:webHidden/>
          </w:rPr>
          <w:t>5</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14" w:history="1">
        <w:r w:rsidR="0021795E" w:rsidRPr="00644C9C">
          <w:rPr>
            <w:rStyle w:val="Hyperlink"/>
            <w:noProof/>
          </w:rPr>
          <w:t>Table 7 Block Cipher Modes</w:t>
        </w:r>
        <w:r w:rsidR="0021795E">
          <w:rPr>
            <w:noProof/>
            <w:webHidden/>
          </w:rPr>
          <w:tab/>
        </w:r>
        <w:r w:rsidR="0021795E">
          <w:rPr>
            <w:noProof/>
            <w:webHidden/>
          </w:rPr>
          <w:fldChar w:fldCharType="begin"/>
        </w:r>
        <w:r w:rsidR="0021795E">
          <w:rPr>
            <w:noProof/>
            <w:webHidden/>
          </w:rPr>
          <w:instrText xml:space="preserve"> PAGEREF _Toc536792114 \h </w:instrText>
        </w:r>
        <w:r w:rsidR="0021795E">
          <w:rPr>
            <w:noProof/>
            <w:webHidden/>
          </w:rPr>
        </w:r>
        <w:r w:rsidR="0021795E">
          <w:rPr>
            <w:noProof/>
            <w:webHidden/>
          </w:rPr>
          <w:fldChar w:fldCharType="separate"/>
        </w:r>
        <w:r w:rsidR="009D7F9C">
          <w:rPr>
            <w:noProof/>
            <w:webHidden/>
          </w:rPr>
          <w:t>6</w:t>
        </w:r>
        <w:r w:rsidR="0021795E">
          <w:rPr>
            <w:noProof/>
            <w:webHidden/>
          </w:rPr>
          <w:fldChar w:fldCharType="end"/>
        </w:r>
      </w:hyperlink>
    </w:p>
    <w:p w:rsidR="0021795E" w:rsidRPr="00140933" w:rsidRDefault="00755DC7">
      <w:pPr>
        <w:pStyle w:val="TableofFigures"/>
        <w:tabs>
          <w:tab w:val="right" w:leader="dot" w:pos="9890"/>
        </w:tabs>
        <w:rPr>
          <w:rFonts w:asciiTheme="minorHAnsi" w:eastAsiaTheme="minorEastAsia" w:hAnsiTheme="minorHAnsi" w:cstheme="minorHAnsi"/>
          <w:noProof/>
          <w:sz w:val="22"/>
          <w:szCs w:val="22"/>
        </w:rPr>
      </w:pPr>
      <w:hyperlink w:anchor="_Toc536792115" w:history="1">
        <w:r w:rsidR="0021795E" w:rsidRPr="00140933">
          <w:rPr>
            <w:rStyle w:val="Hyperlink"/>
            <w:rFonts w:asciiTheme="minorHAnsi" w:hAnsiTheme="minorHAnsi" w:cstheme="minorHAnsi"/>
            <w:bCs/>
            <w:noProof/>
          </w:rPr>
          <w:t>Table 8 Authentication Algorithm Support</w:t>
        </w:r>
        <w:r w:rsidR="0021795E" w:rsidRPr="00140933">
          <w:rPr>
            <w:rFonts w:asciiTheme="minorHAnsi" w:hAnsiTheme="minorHAnsi" w:cstheme="minorHAnsi"/>
            <w:noProof/>
            <w:webHidden/>
          </w:rPr>
          <w:tab/>
        </w:r>
        <w:r w:rsidR="0021795E" w:rsidRPr="00140933">
          <w:rPr>
            <w:rFonts w:asciiTheme="minorHAnsi" w:hAnsiTheme="minorHAnsi" w:cstheme="minorHAnsi"/>
            <w:noProof/>
            <w:webHidden/>
          </w:rPr>
          <w:fldChar w:fldCharType="begin"/>
        </w:r>
        <w:r w:rsidR="0021795E" w:rsidRPr="00140933">
          <w:rPr>
            <w:rFonts w:asciiTheme="minorHAnsi" w:hAnsiTheme="minorHAnsi" w:cstheme="minorHAnsi"/>
            <w:noProof/>
            <w:webHidden/>
          </w:rPr>
          <w:instrText xml:space="preserve"> PAGEREF _Toc536792115 \h </w:instrText>
        </w:r>
        <w:r w:rsidR="0021795E" w:rsidRPr="00140933">
          <w:rPr>
            <w:rFonts w:asciiTheme="minorHAnsi" w:hAnsiTheme="minorHAnsi" w:cstheme="minorHAnsi"/>
            <w:noProof/>
            <w:webHidden/>
          </w:rPr>
        </w:r>
        <w:r w:rsidR="0021795E" w:rsidRPr="00140933">
          <w:rPr>
            <w:rFonts w:asciiTheme="minorHAnsi" w:hAnsiTheme="minorHAnsi" w:cstheme="minorHAnsi"/>
            <w:noProof/>
            <w:webHidden/>
          </w:rPr>
          <w:fldChar w:fldCharType="separate"/>
        </w:r>
        <w:r w:rsidR="009D7F9C" w:rsidRPr="00140933">
          <w:rPr>
            <w:rFonts w:asciiTheme="minorHAnsi" w:hAnsiTheme="minorHAnsi" w:cstheme="minorHAnsi"/>
            <w:noProof/>
            <w:webHidden/>
          </w:rPr>
          <w:t>6</w:t>
        </w:r>
        <w:r w:rsidR="0021795E" w:rsidRPr="00140933">
          <w:rPr>
            <w:rFonts w:asciiTheme="minorHAnsi" w:hAnsiTheme="minorHAnsi" w:cstheme="minorHAnsi"/>
            <w:noProof/>
            <w:webHidden/>
          </w:rPr>
          <w:fldChar w:fldCharType="end"/>
        </w:r>
      </w:hyperlink>
    </w:p>
    <w:p w:rsidR="0021795E" w:rsidRPr="00140933" w:rsidRDefault="00755DC7">
      <w:pPr>
        <w:pStyle w:val="TableofFigures"/>
        <w:tabs>
          <w:tab w:val="right" w:leader="dot" w:pos="9890"/>
        </w:tabs>
        <w:rPr>
          <w:rFonts w:asciiTheme="minorHAnsi" w:eastAsiaTheme="minorEastAsia" w:hAnsiTheme="minorHAnsi" w:cstheme="minorHAnsi"/>
          <w:noProof/>
          <w:sz w:val="22"/>
          <w:szCs w:val="22"/>
        </w:rPr>
      </w:pPr>
      <w:hyperlink w:anchor="_Toc536792116" w:history="1">
        <w:r w:rsidR="0021795E" w:rsidRPr="00140933">
          <w:rPr>
            <w:rStyle w:val="Hyperlink"/>
            <w:rFonts w:asciiTheme="minorHAnsi" w:hAnsiTheme="minorHAnsi" w:cstheme="minorHAnsi"/>
            <w:bCs/>
            <w:noProof/>
          </w:rPr>
          <w:t>Table 9 DRNG NIST Parameters</w:t>
        </w:r>
        <w:r w:rsidR="0021795E" w:rsidRPr="00140933">
          <w:rPr>
            <w:rFonts w:asciiTheme="minorHAnsi" w:hAnsiTheme="minorHAnsi" w:cstheme="minorHAnsi"/>
            <w:noProof/>
            <w:webHidden/>
          </w:rPr>
          <w:tab/>
        </w:r>
        <w:r w:rsidR="0021795E" w:rsidRPr="00140933">
          <w:rPr>
            <w:rFonts w:asciiTheme="minorHAnsi" w:hAnsiTheme="minorHAnsi" w:cstheme="minorHAnsi"/>
            <w:noProof/>
            <w:webHidden/>
          </w:rPr>
          <w:fldChar w:fldCharType="begin"/>
        </w:r>
        <w:r w:rsidR="0021795E" w:rsidRPr="00140933">
          <w:rPr>
            <w:rFonts w:asciiTheme="minorHAnsi" w:hAnsiTheme="minorHAnsi" w:cstheme="minorHAnsi"/>
            <w:noProof/>
            <w:webHidden/>
          </w:rPr>
          <w:instrText xml:space="preserve"> PAGEREF _Toc536792116 \h </w:instrText>
        </w:r>
        <w:r w:rsidR="0021795E" w:rsidRPr="00140933">
          <w:rPr>
            <w:rFonts w:asciiTheme="minorHAnsi" w:hAnsiTheme="minorHAnsi" w:cstheme="minorHAnsi"/>
            <w:noProof/>
            <w:webHidden/>
          </w:rPr>
        </w:r>
        <w:r w:rsidR="0021795E" w:rsidRPr="00140933">
          <w:rPr>
            <w:rFonts w:asciiTheme="minorHAnsi" w:hAnsiTheme="minorHAnsi" w:cstheme="minorHAnsi"/>
            <w:noProof/>
            <w:webHidden/>
          </w:rPr>
          <w:fldChar w:fldCharType="separate"/>
        </w:r>
        <w:r w:rsidR="009D7F9C" w:rsidRPr="00140933">
          <w:rPr>
            <w:rFonts w:asciiTheme="minorHAnsi" w:hAnsiTheme="minorHAnsi" w:cstheme="minorHAnsi"/>
            <w:noProof/>
            <w:webHidden/>
          </w:rPr>
          <w:t>6</w:t>
        </w:r>
        <w:r w:rsidR="0021795E" w:rsidRPr="00140933">
          <w:rPr>
            <w:rFonts w:asciiTheme="minorHAnsi" w:hAnsiTheme="minorHAnsi" w:cstheme="minorHAnsi"/>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17" w:history="1">
        <w:r w:rsidR="0021795E" w:rsidRPr="00644C9C">
          <w:rPr>
            <w:rStyle w:val="Hyperlink"/>
            <w:noProof/>
          </w:rPr>
          <w:t>Table 10 - CMD TLV Word 0</w:t>
        </w:r>
        <w:r w:rsidR="0021795E">
          <w:rPr>
            <w:noProof/>
            <w:webHidden/>
          </w:rPr>
          <w:tab/>
        </w:r>
        <w:r w:rsidR="0021795E">
          <w:rPr>
            <w:noProof/>
            <w:webHidden/>
          </w:rPr>
          <w:fldChar w:fldCharType="begin"/>
        </w:r>
        <w:r w:rsidR="0021795E">
          <w:rPr>
            <w:noProof/>
            <w:webHidden/>
          </w:rPr>
          <w:instrText xml:space="preserve"> PAGEREF _Toc536792117 \h </w:instrText>
        </w:r>
        <w:r w:rsidR="0021795E">
          <w:rPr>
            <w:noProof/>
            <w:webHidden/>
          </w:rPr>
        </w:r>
        <w:r w:rsidR="0021795E">
          <w:rPr>
            <w:noProof/>
            <w:webHidden/>
          </w:rPr>
          <w:fldChar w:fldCharType="separate"/>
        </w:r>
        <w:r w:rsidR="009D7F9C">
          <w:rPr>
            <w:noProof/>
            <w:webHidden/>
          </w:rPr>
          <w:t>9</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18" w:history="1">
        <w:r w:rsidR="0021795E" w:rsidRPr="00644C9C">
          <w:rPr>
            <w:rStyle w:val="Hyperlink"/>
            <w:noProof/>
          </w:rPr>
          <w:t>Table 11 - CMD TLV Word 1</w:t>
        </w:r>
        <w:r w:rsidR="0021795E">
          <w:rPr>
            <w:noProof/>
            <w:webHidden/>
          </w:rPr>
          <w:tab/>
        </w:r>
        <w:r w:rsidR="0021795E">
          <w:rPr>
            <w:noProof/>
            <w:webHidden/>
          </w:rPr>
          <w:fldChar w:fldCharType="begin"/>
        </w:r>
        <w:r w:rsidR="0021795E">
          <w:rPr>
            <w:noProof/>
            <w:webHidden/>
          </w:rPr>
          <w:instrText xml:space="preserve"> PAGEREF _Toc536792118 \h </w:instrText>
        </w:r>
        <w:r w:rsidR="0021795E">
          <w:rPr>
            <w:noProof/>
            <w:webHidden/>
          </w:rPr>
        </w:r>
        <w:r w:rsidR="0021795E">
          <w:rPr>
            <w:noProof/>
            <w:webHidden/>
          </w:rPr>
          <w:fldChar w:fldCharType="separate"/>
        </w:r>
        <w:r w:rsidR="009D7F9C">
          <w:rPr>
            <w:noProof/>
            <w:webHidden/>
          </w:rPr>
          <w:t>9</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19" w:history="1">
        <w:r w:rsidR="0021795E" w:rsidRPr="00644C9C">
          <w:rPr>
            <w:rStyle w:val="Hyperlink"/>
            <w:noProof/>
          </w:rPr>
          <w:t>Table 12 - CMD TLV Word 2</w:t>
        </w:r>
        <w:r w:rsidR="0021795E">
          <w:rPr>
            <w:noProof/>
            <w:webHidden/>
          </w:rPr>
          <w:tab/>
        </w:r>
        <w:r w:rsidR="0021795E">
          <w:rPr>
            <w:noProof/>
            <w:webHidden/>
          </w:rPr>
          <w:fldChar w:fldCharType="begin"/>
        </w:r>
        <w:r w:rsidR="0021795E">
          <w:rPr>
            <w:noProof/>
            <w:webHidden/>
          </w:rPr>
          <w:instrText xml:space="preserve"> PAGEREF _Toc536792119 \h </w:instrText>
        </w:r>
        <w:r w:rsidR="0021795E">
          <w:rPr>
            <w:noProof/>
            <w:webHidden/>
          </w:rPr>
        </w:r>
        <w:r w:rsidR="0021795E">
          <w:rPr>
            <w:noProof/>
            <w:webHidden/>
          </w:rPr>
          <w:fldChar w:fldCharType="separate"/>
        </w:r>
        <w:r w:rsidR="009D7F9C">
          <w:rPr>
            <w:noProof/>
            <w:webHidden/>
          </w:rPr>
          <w:t>10</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20" w:history="1">
        <w:r w:rsidR="0021795E" w:rsidRPr="00644C9C">
          <w:rPr>
            <w:rStyle w:val="Hyperlink"/>
            <w:noProof/>
          </w:rPr>
          <w:t>Table 13 - Key TLV Word 0</w:t>
        </w:r>
        <w:r w:rsidR="0021795E">
          <w:rPr>
            <w:noProof/>
            <w:webHidden/>
          </w:rPr>
          <w:tab/>
        </w:r>
        <w:r w:rsidR="0021795E">
          <w:rPr>
            <w:noProof/>
            <w:webHidden/>
          </w:rPr>
          <w:fldChar w:fldCharType="begin"/>
        </w:r>
        <w:r w:rsidR="0021795E">
          <w:rPr>
            <w:noProof/>
            <w:webHidden/>
          </w:rPr>
          <w:instrText xml:space="preserve"> PAGEREF _Toc536792120 \h </w:instrText>
        </w:r>
        <w:r w:rsidR="0021795E">
          <w:rPr>
            <w:noProof/>
            <w:webHidden/>
          </w:rPr>
        </w:r>
        <w:r w:rsidR="0021795E">
          <w:rPr>
            <w:noProof/>
            <w:webHidden/>
          </w:rPr>
          <w:fldChar w:fldCharType="separate"/>
        </w:r>
        <w:r w:rsidR="009D7F9C">
          <w:rPr>
            <w:noProof/>
            <w:webHidden/>
          </w:rPr>
          <w:t>11</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21" w:history="1">
        <w:r w:rsidR="0021795E" w:rsidRPr="00644C9C">
          <w:rPr>
            <w:rStyle w:val="Hyperlink"/>
            <w:noProof/>
          </w:rPr>
          <w:t>Table 14 - Key TLV Later Words</w:t>
        </w:r>
        <w:r w:rsidR="0021795E">
          <w:rPr>
            <w:noProof/>
            <w:webHidden/>
          </w:rPr>
          <w:tab/>
        </w:r>
        <w:r w:rsidR="0021795E">
          <w:rPr>
            <w:noProof/>
            <w:webHidden/>
          </w:rPr>
          <w:fldChar w:fldCharType="begin"/>
        </w:r>
        <w:r w:rsidR="0021795E">
          <w:rPr>
            <w:noProof/>
            <w:webHidden/>
          </w:rPr>
          <w:instrText xml:space="preserve"> PAGEREF _Toc536792121 \h </w:instrText>
        </w:r>
        <w:r w:rsidR="0021795E">
          <w:rPr>
            <w:noProof/>
            <w:webHidden/>
          </w:rPr>
        </w:r>
        <w:r w:rsidR="0021795E">
          <w:rPr>
            <w:noProof/>
            <w:webHidden/>
          </w:rPr>
          <w:fldChar w:fldCharType="separate"/>
        </w:r>
        <w:r w:rsidR="009D7F9C">
          <w:rPr>
            <w:noProof/>
            <w:webHidden/>
          </w:rPr>
          <w:t>12</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22" w:history="1">
        <w:r w:rsidR="0021795E" w:rsidRPr="00644C9C">
          <w:rPr>
            <w:rStyle w:val="Hyperlink"/>
            <w:noProof/>
          </w:rPr>
          <w:t>Table 15 - FRMD USER VM TLV Word 0</w:t>
        </w:r>
        <w:r w:rsidR="0021795E">
          <w:rPr>
            <w:noProof/>
            <w:webHidden/>
          </w:rPr>
          <w:tab/>
        </w:r>
        <w:r w:rsidR="0021795E">
          <w:rPr>
            <w:noProof/>
            <w:webHidden/>
          </w:rPr>
          <w:fldChar w:fldCharType="begin"/>
        </w:r>
        <w:r w:rsidR="0021795E">
          <w:rPr>
            <w:noProof/>
            <w:webHidden/>
          </w:rPr>
          <w:instrText xml:space="preserve"> PAGEREF _Toc536792122 \h </w:instrText>
        </w:r>
        <w:r w:rsidR="0021795E">
          <w:rPr>
            <w:noProof/>
            <w:webHidden/>
          </w:rPr>
        </w:r>
        <w:r w:rsidR="0021795E">
          <w:rPr>
            <w:noProof/>
            <w:webHidden/>
          </w:rPr>
          <w:fldChar w:fldCharType="separate"/>
        </w:r>
        <w:r w:rsidR="009D7F9C">
          <w:rPr>
            <w:noProof/>
            <w:webHidden/>
          </w:rPr>
          <w:t>13</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23" w:history="1">
        <w:r w:rsidR="0021795E" w:rsidRPr="00644C9C">
          <w:rPr>
            <w:rStyle w:val="Hyperlink"/>
            <w:noProof/>
          </w:rPr>
          <w:t>Table 16 - FRMD_INT_VM_LONG TLV Word 0</w:t>
        </w:r>
        <w:r w:rsidR="0021795E">
          <w:rPr>
            <w:noProof/>
            <w:webHidden/>
          </w:rPr>
          <w:tab/>
        </w:r>
        <w:r w:rsidR="0021795E">
          <w:rPr>
            <w:noProof/>
            <w:webHidden/>
          </w:rPr>
          <w:fldChar w:fldCharType="begin"/>
        </w:r>
        <w:r w:rsidR="0021795E">
          <w:rPr>
            <w:noProof/>
            <w:webHidden/>
          </w:rPr>
          <w:instrText xml:space="preserve"> PAGEREF _Toc536792123 \h </w:instrText>
        </w:r>
        <w:r w:rsidR="0021795E">
          <w:rPr>
            <w:noProof/>
            <w:webHidden/>
          </w:rPr>
        </w:r>
        <w:r w:rsidR="0021795E">
          <w:rPr>
            <w:noProof/>
            <w:webHidden/>
          </w:rPr>
          <w:fldChar w:fldCharType="separate"/>
        </w:r>
        <w:r w:rsidR="009D7F9C">
          <w:rPr>
            <w:noProof/>
            <w:webHidden/>
          </w:rPr>
          <w:t>15</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24" w:history="1">
        <w:r w:rsidR="0021795E" w:rsidRPr="00644C9C">
          <w:rPr>
            <w:rStyle w:val="Hyperlink"/>
            <w:noProof/>
          </w:rPr>
          <w:t>Table 17 - FRMD_INT_VM_SHORT TLV Word 0</w:t>
        </w:r>
        <w:r w:rsidR="0021795E">
          <w:rPr>
            <w:noProof/>
            <w:webHidden/>
          </w:rPr>
          <w:tab/>
        </w:r>
        <w:r w:rsidR="0021795E">
          <w:rPr>
            <w:noProof/>
            <w:webHidden/>
          </w:rPr>
          <w:fldChar w:fldCharType="begin"/>
        </w:r>
        <w:r w:rsidR="0021795E">
          <w:rPr>
            <w:noProof/>
            <w:webHidden/>
          </w:rPr>
          <w:instrText xml:space="preserve"> PAGEREF _Toc536792124 \h </w:instrText>
        </w:r>
        <w:r w:rsidR="0021795E">
          <w:rPr>
            <w:noProof/>
            <w:webHidden/>
          </w:rPr>
        </w:r>
        <w:r w:rsidR="0021795E">
          <w:rPr>
            <w:noProof/>
            <w:webHidden/>
          </w:rPr>
          <w:fldChar w:fldCharType="separate"/>
        </w:r>
        <w:r w:rsidR="009D7F9C">
          <w:rPr>
            <w:noProof/>
            <w:webHidden/>
          </w:rPr>
          <w:t>16</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25" w:history="1">
        <w:r w:rsidR="0021795E" w:rsidRPr="00644C9C">
          <w:rPr>
            <w:rStyle w:val="Hyperlink"/>
            <w:noProof/>
          </w:rPr>
          <w:t>Table 18 - CR IV TLV Word 0</w:t>
        </w:r>
        <w:r w:rsidR="0021795E">
          <w:rPr>
            <w:noProof/>
            <w:webHidden/>
          </w:rPr>
          <w:tab/>
        </w:r>
        <w:r w:rsidR="0021795E">
          <w:rPr>
            <w:noProof/>
            <w:webHidden/>
          </w:rPr>
          <w:fldChar w:fldCharType="begin"/>
        </w:r>
        <w:r w:rsidR="0021795E">
          <w:rPr>
            <w:noProof/>
            <w:webHidden/>
          </w:rPr>
          <w:instrText xml:space="preserve"> PAGEREF _Toc536792125 \h </w:instrText>
        </w:r>
        <w:r w:rsidR="0021795E">
          <w:rPr>
            <w:noProof/>
            <w:webHidden/>
          </w:rPr>
        </w:r>
        <w:r w:rsidR="0021795E">
          <w:rPr>
            <w:noProof/>
            <w:webHidden/>
          </w:rPr>
          <w:fldChar w:fldCharType="separate"/>
        </w:r>
        <w:r w:rsidR="009D7F9C">
          <w:rPr>
            <w:noProof/>
            <w:webHidden/>
          </w:rPr>
          <w:t>17</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26" w:history="1">
        <w:r w:rsidR="0021795E" w:rsidRPr="00644C9C">
          <w:rPr>
            <w:rStyle w:val="Hyperlink"/>
            <w:noProof/>
          </w:rPr>
          <w:t>Table 19 - Data TLV Word 0</w:t>
        </w:r>
        <w:r w:rsidR="0021795E">
          <w:rPr>
            <w:noProof/>
            <w:webHidden/>
          </w:rPr>
          <w:tab/>
        </w:r>
        <w:r w:rsidR="0021795E">
          <w:rPr>
            <w:noProof/>
            <w:webHidden/>
          </w:rPr>
          <w:fldChar w:fldCharType="begin"/>
        </w:r>
        <w:r w:rsidR="0021795E">
          <w:rPr>
            <w:noProof/>
            <w:webHidden/>
          </w:rPr>
          <w:instrText xml:space="preserve"> PAGEREF _Toc536792126 \h </w:instrText>
        </w:r>
        <w:r w:rsidR="0021795E">
          <w:rPr>
            <w:noProof/>
            <w:webHidden/>
          </w:rPr>
        </w:r>
        <w:r w:rsidR="0021795E">
          <w:rPr>
            <w:noProof/>
            <w:webHidden/>
          </w:rPr>
          <w:fldChar w:fldCharType="separate"/>
        </w:r>
        <w:r w:rsidR="009D7F9C">
          <w:rPr>
            <w:noProof/>
            <w:webHidden/>
          </w:rPr>
          <w:t>18</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27" w:history="1">
        <w:r w:rsidR="0021795E" w:rsidRPr="00644C9C">
          <w:rPr>
            <w:rStyle w:val="Hyperlink"/>
            <w:noProof/>
          </w:rPr>
          <w:t>Table 20 - Footer TLV Word 0</w:t>
        </w:r>
        <w:r w:rsidR="0021795E">
          <w:rPr>
            <w:noProof/>
            <w:webHidden/>
          </w:rPr>
          <w:tab/>
        </w:r>
        <w:r w:rsidR="0021795E">
          <w:rPr>
            <w:noProof/>
            <w:webHidden/>
          </w:rPr>
          <w:fldChar w:fldCharType="begin"/>
        </w:r>
        <w:r w:rsidR="0021795E">
          <w:rPr>
            <w:noProof/>
            <w:webHidden/>
          </w:rPr>
          <w:instrText xml:space="preserve"> PAGEREF _Toc536792127 \h </w:instrText>
        </w:r>
        <w:r w:rsidR="0021795E">
          <w:rPr>
            <w:noProof/>
            <w:webHidden/>
          </w:rPr>
        </w:r>
        <w:r w:rsidR="0021795E">
          <w:rPr>
            <w:noProof/>
            <w:webHidden/>
          </w:rPr>
          <w:fldChar w:fldCharType="separate"/>
        </w:r>
        <w:r w:rsidR="009D7F9C">
          <w:rPr>
            <w:noProof/>
            <w:webHidden/>
          </w:rPr>
          <w:t>20</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28" w:history="1">
        <w:r w:rsidR="0021795E" w:rsidRPr="00644C9C">
          <w:rPr>
            <w:rStyle w:val="Hyperlink"/>
            <w:noProof/>
          </w:rPr>
          <w:t>Table 21 - Footer Word 1 to 4</w:t>
        </w:r>
        <w:r w:rsidR="0021795E">
          <w:rPr>
            <w:noProof/>
            <w:webHidden/>
          </w:rPr>
          <w:tab/>
        </w:r>
        <w:r w:rsidR="0021795E">
          <w:rPr>
            <w:noProof/>
            <w:webHidden/>
          </w:rPr>
          <w:fldChar w:fldCharType="begin"/>
        </w:r>
        <w:r w:rsidR="0021795E">
          <w:rPr>
            <w:noProof/>
            <w:webHidden/>
          </w:rPr>
          <w:instrText xml:space="preserve"> PAGEREF _Toc536792128 \h </w:instrText>
        </w:r>
        <w:r w:rsidR="0021795E">
          <w:rPr>
            <w:noProof/>
            <w:webHidden/>
          </w:rPr>
        </w:r>
        <w:r w:rsidR="0021795E">
          <w:rPr>
            <w:noProof/>
            <w:webHidden/>
          </w:rPr>
          <w:fldChar w:fldCharType="separate"/>
        </w:r>
        <w:r w:rsidR="009D7F9C">
          <w:rPr>
            <w:noProof/>
            <w:webHidden/>
          </w:rPr>
          <w:t>20</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29" w:history="1">
        <w:r w:rsidR="0021795E" w:rsidRPr="00644C9C">
          <w:rPr>
            <w:rStyle w:val="Hyperlink"/>
            <w:noProof/>
          </w:rPr>
          <w:t>Table 22 - Footer Word 5 to 6</w:t>
        </w:r>
        <w:r w:rsidR="0021795E">
          <w:rPr>
            <w:noProof/>
            <w:webHidden/>
          </w:rPr>
          <w:tab/>
        </w:r>
        <w:r w:rsidR="0021795E">
          <w:rPr>
            <w:noProof/>
            <w:webHidden/>
          </w:rPr>
          <w:fldChar w:fldCharType="begin"/>
        </w:r>
        <w:r w:rsidR="0021795E">
          <w:rPr>
            <w:noProof/>
            <w:webHidden/>
          </w:rPr>
          <w:instrText xml:space="preserve"> PAGEREF _Toc536792129 \h </w:instrText>
        </w:r>
        <w:r w:rsidR="0021795E">
          <w:rPr>
            <w:noProof/>
            <w:webHidden/>
          </w:rPr>
        </w:r>
        <w:r w:rsidR="0021795E">
          <w:rPr>
            <w:noProof/>
            <w:webHidden/>
          </w:rPr>
          <w:fldChar w:fldCharType="separate"/>
        </w:r>
        <w:r w:rsidR="009D7F9C">
          <w:rPr>
            <w:noProof/>
            <w:webHidden/>
          </w:rPr>
          <w:t>20</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30" w:history="1">
        <w:r w:rsidR="0021795E" w:rsidRPr="00644C9C">
          <w:rPr>
            <w:rStyle w:val="Hyperlink"/>
            <w:noProof/>
          </w:rPr>
          <w:t>Table 23 - Footer Word 7 to 10</w:t>
        </w:r>
        <w:r w:rsidR="0021795E">
          <w:rPr>
            <w:noProof/>
            <w:webHidden/>
          </w:rPr>
          <w:tab/>
        </w:r>
        <w:r w:rsidR="0021795E">
          <w:rPr>
            <w:noProof/>
            <w:webHidden/>
          </w:rPr>
          <w:fldChar w:fldCharType="begin"/>
        </w:r>
        <w:r w:rsidR="0021795E">
          <w:rPr>
            <w:noProof/>
            <w:webHidden/>
          </w:rPr>
          <w:instrText xml:space="preserve"> PAGEREF _Toc536792130 \h </w:instrText>
        </w:r>
        <w:r w:rsidR="0021795E">
          <w:rPr>
            <w:noProof/>
            <w:webHidden/>
          </w:rPr>
        </w:r>
        <w:r w:rsidR="0021795E">
          <w:rPr>
            <w:noProof/>
            <w:webHidden/>
          </w:rPr>
          <w:fldChar w:fldCharType="separate"/>
        </w:r>
        <w:r w:rsidR="009D7F9C">
          <w:rPr>
            <w:noProof/>
            <w:webHidden/>
          </w:rPr>
          <w:t>20</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31" w:history="1">
        <w:r w:rsidR="0021795E" w:rsidRPr="00644C9C">
          <w:rPr>
            <w:rStyle w:val="Hyperlink"/>
            <w:noProof/>
          </w:rPr>
          <w:t>Table 24 - Footer Word 13 to 16</w:t>
        </w:r>
        <w:r w:rsidR="0021795E">
          <w:rPr>
            <w:noProof/>
            <w:webHidden/>
          </w:rPr>
          <w:tab/>
        </w:r>
        <w:r w:rsidR="0021795E">
          <w:rPr>
            <w:noProof/>
            <w:webHidden/>
          </w:rPr>
          <w:fldChar w:fldCharType="begin"/>
        </w:r>
        <w:r w:rsidR="0021795E">
          <w:rPr>
            <w:noProof/>
            <w:webHidden/>
          </w:rPr>
          <w:instrText xml:space="preserve"> PAGEREF _Toc536792131 \h </w:instrText>
        </w:r>
        <w:r w:rsidR="0021795E">
          <w:rPr>
            <w:noProof/>
            <w:webHidden/>
          </w:rPr>
        </w:r>
        <w:r w:rsidR="0021795E">
          <w:rPr>
            <w:noProof/>
            <w:webHidden/>
          </w:rPr>
          <w:fldChar w:fldCharType="separate"/>
        </w:r>
        <w:r w:rsidR="009D7F9C">
          <w:rPr>
            <w:noProof/>
            <w:webHidden/>
          </w:rPr>
          <w:t>21</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32" w:history="1">
        <w:r w:rsidR="0021795E" w:rsidRPr="00644C9C">
          <w:rPr>
            <w:rStyle w:val="Hyperlink"/>
            <w:noProof/>
          </w:rPr>
          <w:t>Table 25 - Footer Word 19</w:t>
        </w:r>
        <w:r w:rsidR="0021795E">
          <w:rPr>
            <w:noProof/>
            <w:webHidden/>
          </w:rPr>
          <w:tab/>
        </w:r>
        <w:r w:rsidR="0021795E">
          <w:rPr>
            <w:noProof/>
            <w:webHidden/>
          </w:rPr>
          <w:fldChar w:fldCharType="begin"/>
        </w:r>
        <w:r w:rsidR="0021795E">
          <w:rPr>
            <w:noProof/>
            <w:webHidden/>
          </w:rPr>
          <w:instrText xml:space="preserve"> PAGEREF _Toc536792132 \h </w:instrText>
        </w:r>
        <w:r w:rsidR="0021795E">
          <w:rPr>
            <w:noProof/>
            <w:webHidden/>
          </w:rPr>
        </w:r>
        <w:r w:rsidR="0021795E">
          <w:rPr>
            <w:noProof/>
            <w:webHidden/>
          </w:rPr>
          <w:fldChar w:fldCharType="separate"/>
        </w:r>
        <w:r w:rsidR="009D7F9C">
          <w:rPr>
            <w:noProof/>
            <w:webHidden/>
          </w:rPr>
          <w:t>22</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33" w:history="1">
        <w:r w:rsidR="0021795E" w:rsidRPr="00644C9C">
          <w:rPr>
            <w:rStyle w:val="Hyperlink"/>
            <w:noProof/>
          </w:rPr>
          <w:t>Table 26 - Command FIFO Sizing</w:t>
        </w:r>
        <w:r w:rsidR="0021795E">
          <w:rPr>
            <w:noProof/>
            <w:webHidden/>
          </w:rPr>
          <w:tab/>
        </w:r>
        <w:r w:rsidR="0021795E">
          <w:rPr>
            <w:noProof/>
            <w:webHidden/>
          </w:rPr>
          <w:fldChar w:fldCharType="begin"/>
        </w:r>
        <w:r w:rsidR="0021795E">
          <w:rPr>
            <w:noProof/>
            <w:webHidden/>
          </w:rPr>
          <w:instrText xml:space="preserve"> PAGEREF _Toc536792133 \h </w:instrText>
        </w:r>
        <w:r w:rsidR="0021795E">
          <w:rPr>
            <w:noProof/>
            <w:webHidden/>
          </w:rPr>
        </w:r>
        <w:r w:rsidR="0021795E">
          <w:rPr>
            <w:noProof/>
            <w:webHidden/>
          </w:rPr>
          <w:fldChar w:fldCharType="separate"/>
        </w:r>
        <w:r w:rsidR="009D7F9C">
          <w:rPr>
            <w:noProof/>
            <w:webHidden/>
          </w:rPr>
          <w:t>29</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34" w:history="1">
        <w:r w:rsidR="0021795E" w:rsidRPr="00644C9C">
          <w:rPr>
            <w:rStyle w:val="Hyperlink"/>
            <w:noProof/>
          </w:rPr>
          <w:t>Table 27 - Key FIFO Sizing</w:t>
        </w:r>
        <w:r w:rsidR="0021795E">
          <w:rPr>
            <w:noProof/>
            <w:webHidden/>
          </w:rPr>
          <w:tab/>
        </w:r>
        <w:r w:rsidR="0021795E">
          <w:rPr>
            <w:noProof/>
            <w:webHidden/>
          </w:rPr>
          <w:fldChar w:fldCharType="begin"/>
        </w:r>
        <w:r w:rsidR="0021795E">
          <w:rPr>
            <w:noProof/>
            <w:webHidden/>
          </w:rPr>
          <w:instrText xml:space="preserve"> PAGEREF _Toc536792134 \h </w:instrText>
        </w:r>
        <w:r w:rsidR="0021795E">
          <w:rPr>
            <w:noProof/>
            <w:webHidden/>
          </w:rPr>
        </w:r>
        <w:r w:rsidR="0021795E">
          <w:rPr>
            <w:noProof/>
            <w:webHidden/>
          </w:rPr>
          <w:fldChar w:fldCharType="separate"/>
        </w:r>
        <w:r w:rsidR="009D7F9C">
          <w:rPr>
            <w:noProof/>
            <w:webHidden/>
          </w:rPr>
          <w:t>29</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35" w:history="1">
        <w:r w:rsidR="0021795E" w:rsidRPr="00644C9C">
          <w:rPr>
            <w:rStyle w:val="Hyperlink"/>
            <w:noProof/>
          </w:rPr>
          <w:t>Table 28 - Other FIFO Sizing</w:t>
        </w:r>
        <w:r w:rsidR="0021795E">
          <w:rPr>
            <w:noProof/>
            <w:webHidden/>
          </w:rPr>
          <w:tab/>
        </w:r>
        <w:r w:rsidR="0021795E">
          <w:rPr>
            <w:noProof/>
            <w:webHidden/>
          </w:rPr>
          <w:fldChar w:fldCharType="begin"/>
        </w:r>
        <w:r w:rsidR="0021795E">
          <w:rPr>
            <w:noProof/>
            <w:webHidden/>
          </w:rPr>
          <w:instrText xml:space="preserve"> PAGEREF _Toc536792135 \h </w:instrText>
        </w:r>
        <w:r w:rsidR="0021795E">
          <w:rPr>
            <w:noProof/>
            <w:webHidden/>
          </w:rPr>
        </w:r>
        <w:r w:rsidR="0021795E">
          <w:rPr>
            <w:noProof/>
            <w:webHidden/>
          </w:rPr>
          <w:fldChar w:fldCharType="separate"/>
        </w:r>
        <w:r w:rsidR="009D7F9C">
          <w:rPr>
            <w:noProof/>
            <w:webHidden/>
          </w:rPr>
          <w:t>30</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36" w:history="1">
        <w:r w:rsidR="0021795E" w:rsidRPr="00644C9C">
          <w:rPr>
            <w:rStyle w:val="Hyperlink"/>
            <w:noProof/>
          </w:rPr>
          <w:t>Table 29 - Cipher Setup Example</w:t>
        </w:r>
        <w:r w:rsidR="0021795E">
          <w:rPr>
            <w:noProof/>
            <w:webHidden/>
          </w:rPr>
          <w:tab/>
        </w:r>
        <w:r w:rsidR="0021795E">
          <w:rPr>
            <w:noProof/>
            <w:webHidden/>
          </w:rPr>
          <w:fldChar w:fldCharType="begin"/>
        </w:r>
        <w:r w:rsidR="0021795E">
          <w:rPr>
            <w:noProof/>
            <w:webHidden/>
          </w:rPr>
          <w:instrText xml:space="preserve"> PAGEREF _Toc536792136 \h </w:instrText>
        </w:r>
        <w:r w:rsidR="0021795E">
          <w:rPr>
            <w:noProof/>
            <w:webHidden/>
          </w:rPr>
        </w:r>
        <w:r w:rsidR="0021795E">
          <w:rPr>
            <w:noProof/>
            <w:webHidden/>
          </w:rPr>
          <w:fldChar w:fldCharType="separate"/>
        </w:r>
        <w:r w:rsidR="009D7F9C">
          <w:rPr>
            <w:noProof/>
            <w:webHidden/>
          </w:rPr>
          <w:t>31</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37" w:history="1">
        <w:r w:rsidR="0021795E" w:rsidRPr="00644C9C">
          <w:rPr>
            <w:rStyle w:val="Hyperlink"/>
            <w:noProof/>
          </w:rPr>
          <w:t>Table 30 - Hash Setup Example</w:t>
        </w:r>
        <w:r w:rsidR="0021795E">
          <w:rPr>
            <w:noProof/>
            <w:webHidden/>
          </w:rPr>
          <w:tab/>
        </w:r>
        <w:r w:rsidR="0021795E">
          <w:rPr>
            <w:noProof/>
            <w:webHidden/>
          </w:rPr>
          <w:fldChar w:fldCharType="begin"/>
        </w:r>
        <w:r w:rsidR="0021795E">
          <w:rPr>
            <w:noProof/>
            <w:webHidden/>
          </w:rPr>
          <w:instrText xml:space="preserve"> PAGEREF _Toc536792137 \h </w:instrText>
        </w:r>
        <w:r w:rsidR="0021795E">
          <w:rPr>
            <w:noProof/>
            <w:webHidden/>
          </w:rPr>
        </w:r>
        <w:r w:rsidR="0021795E">
          <w:rPr>
            <w:noProof/>
            <w:webHidden/>
          </w:rPr>
          <w:fldChar w:fldCharType="separate"/>
        </w:r>
        <w:r w:rsidR="009D7F9C">
          <w:rPr>
            <w:noProof/>
            <w:webHidden/>
          </w:rPr>
          <w:t>32</w:t>
        </w:r>
        <w:r w:rsidR="0021795E">
          <w:rPr>
            <w:noProof/>
            <w:webHidden/>
          </w:rPr>
          <w:fldChar w:fldCharType="end"/>
        </w:r>
      </w:hyperlink>
    </w:p>
    <w:p w:rsidR="0021795E" w:rsidRDefault="00755DC7">
      <w:pPr>
        <w:pStyle w:val="TableofFigures"/>
        <w:tabs>
          <w:tab w:val="right" w:leader="dot" w:pos="9890"/>
        </w:tabs>
        <w:rPr>
          <w:rFonts w:asciiTheme="minorHAnsi" w:eastAsiaTheme="minorEastAsia" w:hAnsiTheme="minorHAnsi" w:cstheme="minorBidi"/>
          <w:noProof/>
          <w:sz w:val="22"/>
          <w:szCs w:val="22"/>
        </w:rPr>
      </w:pPr>
      <w:hyperlink w:anchor="_Toc536792138" w:history="1">
        <w:r w:rsidR="0021795E" w:rsidRPr="00644C9C">
          <w:rPr>
            <w:rStyle w:val="Hyperlink"/>
            <w:noProof/>
          </w:rPr>
          <w:t>Table 31 - Int</w:t>
        </w:r>
        <w:r w:rsidR="0021795E" w:rsidRPr="00644C9C">
          <w:rPr>
            <w:rStyle w:val="Hyperlink"/>
            <w:noProof/>
          </w:rPr>
          <w:t>e</w:t>
        </w:r>
        <w:r w:rsidR="0021795E" w:rsidRPr="00644C9C">
          <w:rPr>
            <w:rStyle w:val="Hyperlink"/>
            <w:noProof/>
          </w:rPr>
          <w:t>rr</w:t>
        </w:r>
        <w:r w:rsidR="0021795E" w:rsidRPr="00644C9C">
          <w:rPr>
            <w:rStyle w:val="Hyperlink"/>
            <w:noProof/>
          </w:rPr>
          <w:t>u</w:t>
        </w:r>
        <w:r w:rsidR="0021795E" w:rsidRPr="00644C9C">
          <w:rPr>
            <w:rStyle w:val="Hyperlink"/>
            <w:noProof/>
          </w:rPr>
          <w:t>pt Table</w:t>
        </w:r>
        <w:r w:rsidR="0021795E">
          <w:rPr>
            <w:noProof/>
            <w:webHidden/>
          </w:rPr>
          <w:tab/>
        </w:r>
        <w:r w:rsidR="0021795E">
          <w:rPr>
            <w:noProof/>
            <w:webHidden/>
          </w:rPr>
          <w:fldChar w:fldCharType="begin"/>
        </w:r>
        <w:r w:rsidR="0021795E">
          <w:rPr>
            <w:noProof/>
            <w:webHidden/>
          </w:rPr>
          <w:instrText xml:space="preserve"> PAGEREF _Toc536792138 \h </w:instrText>
        </w:r>
        <w:r w:rsidR="0021795E">
          <w:rPr>
            <w:noProof/>
            <w:webHidden/>
          </w:rPr>
        </w:r>
        <w:r w:rsidR="0021795E">
          <w:rPr>
            <w:noProof/>
            <w:webHidden/>
          </w:rPr>
          <w:fldChar w:fldCharType="separate"/>
        </w:r>
        <w:r w:rsidR="009D7F9C">
          <w:rPr>
            <w:noProof/>
            <w:webHidden/>
          </w:rPr>
          <w:t>36</w:t>
        </w:r>
        <w:r w:rsidR="0021795E">
          <w:rPr>
            <w:noProof/>
            <w:webHidden/>
          </w:rPr>
          <w:fldChar w:fldCharType="end"/>
        </w:r>
      </w:hyperlink>
    </w:p>
    <w:p w:rsidR="00475C78" w:rsidRPr="006C4F47" w:rsidRDefault="00475C78" w:rsidP="00475C78">
      <w:pPr>
        <w:pStyle w:val="Body"/>
      </w:pPr>
      <w:r>
        <w:fldChar w:fldCharType="end"/>
      </w:r>
    </w:p>
    <w:p w:rsidR="005F62D9" w:rsidRDefault="005F62D9"/>
    <w:sectPr w:rsidR="005F62D9" w:rsidSect="002F6167">
      <w:pgSz w:w="12240" w:h="15840" w:code="1"/>
      <w:pgMar w:top="1440" w:right="90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2D89" w:rsidRDefault="00A92D89">
      <w:pPr>
        <w:spacing w:before="0"/>
      </w:pPr>
      <w:r>
        <w:separator/>
      </w:r>
    </w:p>
  </w:endnote>
  <w:endnote w:type="continuationSeparator" w:id="0">
    <w:p w:rsidR="00A92D89" w:rsidRDefault="00A92D89">
      <w:pPr>
        <w:spacing w:before="0"/>
      </w:pPr>
      <w:r>
        <w:continuationSeparator/>
      </w:r>
    </w:p>
  </w:endnote>
  <w:endnote w:type="continuationNotice" w:id="1">
    <w:p w:rsidR="00A92D89" w:rsidRDefault="00A92D89">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ista Sans OT Book">
    <w:altName w:val="Malgun Gothic"/>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charset w:val="00"/>
    <w:family w:val="auto"/>
    <w:pitch w:val="variable"/>
    <w:sig w:usb0="00000000"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72BC" w:rsidRDefault="00C872BC">
    <w:pPr>
      <w:pStyle w:val="Footer"/>
    </w:pPr>
  </w:p>
  <w:p w:rsidR="00962AF8" w:rsidRPr="00AF2562" w:rsidRDefault="00962AF8" w:rsidP="00962AF8">
    <w:pPr>
      <w:pBdr>
        <w:top w:val="single" w:sz="4" w:space="1" w:color="auto"/>
      </w:pBdr>
      <w:tabs>
        <w:tab w:val="right" w:pos="9360"/>
      </w:tabs>
      <w:spacing w:before="120"/>
      <w:rPr>
        <w:rFonts w:eastAsia="Calibri"/>
        <w:b/>
      </w:rPr>
    </w:pPr>
    <w:r w:rsidRPr="00AF2562">
      <w:rPr>
        <w:rFonts w:eastAsia="Calibri"/>
        <w:b/>
      </w:rPr>
      <w:fldChar w:fldCharType="begin"/>
    </w:r>
    <w:r w:rsidRPr="00AF2562">
      <w:rPr>
        <w:rFonts w:eastAsia="Calibri"/>
        <w:b/>
      </w:rPr>
      <w:instrText xml:space="preserve">PAGE  </w:instrText>
    </w:r>
    <w:r w:rsidRPr="00AF2562">
      <w:rPr>
        <w:rFonts w:eastAsia="Calibri"/>
        <w:b/>
      </w:rPr>
      <w:fldChar w:fldCharType="separate"/>
    </w:r>
    <w:r>
      <w:rPr>
        <w:rFonts w:eastAsia="Calibri"/>
        <w:b/>
      </w:rPr>
      <w:t>2</w:t>
    </w:r>
    <w:r w:rsidRPr="00AF2562">
      <w:rPr>
        <w:rFonts w:eastAsia="Calibri"/>
        <w:b/>
      </w:rPr>
      <w:fldChar w:fldCharType="end"/>
    </w:r>
    <w:r w:rsidRPr="00AF2562">
      <w:rPr>
        <w:rFonts w:eastAsia="Calibri"/>
        <w:b/>
      </w:rPr>
      <w:tab/>
    </w:r>
    <w:r>
      <w:rPr>
        <w:rFonts w:eastAsia="Calibri"/>
        <w:b/>
      </w:rPr>
      <w:t>April 3, 2019</w:t>
    </w:r>
  </w:p>
  <w:p w:rsidR="00962AF8" w:rsidRDefault="00962A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2AF8" w:rsidRDefault="00962A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779" w:rsidRDefault="00213779">
    <w:pPr>
      <w:pStyle w:val="Footer"/>
    </w:pPr>
  </w:p>
  <w:p w:rsidR="00213779" w:rsidRPr="00AF2562" w:rsidRDefault="00213779" w:rsidP="00213779">
    <w:pPr>
      <w:pBdr>
        <w:top w:val="single" w:sz="4" w:space="1" w:color="auto"/>
      </w:pBdr>
      <w:tabs>
        <w:tab w:val="right" w:pos="9360"/>
      </w:tabs>
      <w:spacing w:before="120"/>
    </w:pPr>
    <w:r w:rsidRPr="00AF2562">
      <w:rPr>
        <w:rFonts w:eastAsia="Calibri"/>
        <w:b/>
      </w:rPr>
      <w:t>http://opencompute.org</w:t>
    </w:r>
    <w:r w:rsidRPr="00AF2562">
      <w:rPr>
        <w:rFonts w:eastAsia="Calibri"/>
        <w:b/>
      </w:rPr>
      <w:tab/>
    </w:r>
    <w:r w:rsidRPr="00AF2562">
      <w:rPr>
        <w:rFonts w:eastAsia="Calibri"/>
        <w:b/>
      </w:rPr>
      <w:fldChar w:fldCharType="begin"/>
    </w:r>
    <w:r w:rsidRPr="00AF2562">
      <w:rPr>
        <w:rFonts w:eastAsia="Calibri"/>
        <w:b/>
      </w:rPr>
      <w:instrText xml:space="preserve">PAGE  </w:instrText>
    </w:r>
    <w:r w:rsidRPr="00AF2562">
      <w:rPr>
        <w:rFonts w:eastAsia="Calibri"/>
        <w:b/>
      </w:rPr>
      <w:fldChar w:fldCharType="separate"/>
    </w:r>
    <w:r>
      <w:rPr>
        <w:rFonts w:eastAsia="Calibri"/>
        <w:b/>
      </w:rPr>
      <w:t>1</w:t>
    </w:r>
    <w:r w:rsidRPr="00AF2562">
      <w:rPr>
        <w:rFonts w:eastAsia="Calibri"/>
        <w:b/>
      </w:rPr>
      <w:fldChar w:fldCharType="end"/>
    </w:r>
  </w:p>
  <w:p w:rsidR="00213779" w:rsidRDefault="0021377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2AF8" w:rsidRDefault="00962AF8" w:rsidP="002F6167">
    <w:pPr>
      <w:pStyle w:val="Footer"/>
    </w:pPr>
  </w:p>
  <w:p w:rsidR="00962AF8" w:rsidRPr="00AF2562" w:rsidRDefault="00962AF8" w:rsidP="00962AF8">
    <w:pPr>
      <w:pBdr>
        <w:top w:val="single" w:sz="4" w:space="1" w:color="auto"/>
      </w:pBdr>
      <w:tabs>
        <w:tab w:val="right" w:pos="9360"/>
      </w:tabs>
      <w:spacing w:before="120"/>
      <w:rPr>
        <w:rFonts w:eastAsia="Calibri"/>
        <w:b/>
      </w:rPr>
    </w:pPr>
    <w:r w:rsidRPr="00AF2562">
      <w:rPr>
        <w:rFonts w:eastAsia="Calibri"/>
        <w:b/>
      </w:rPr>
      <w:t>http://opencompute.org</w:t>
    </w:r>
    <w:r w:rsidRPr="00AF2562">
      <w:rPr>
        <w:rFonts w:eastAsia="Calibri"/>
        <w:b/>
      </w:rPr>
      <w:tab/>
    </w:r>
    <w:r w:rsidRPr="00AF2562">
      <w:rPr>
        <w:rFonts w:eastAsia="Calibri"/>
        <w:b/>
      </w:rPr>
      <w:fldChar w:fldCharType="begin"/>
    </w:r>
    <w:r w:rsidRPr="00AF2562">
      <w:rPr>
        <w:rFonts w:eastAsia="Calibri"/>
        <w:b/>
      </w:rPr>
      <w:instrText xml:space="preserve">PAGE  </w:instrText>
    </w:r>
    <w:r w:rsidRPr="00AF2562">
      <w:rPr>
        <w:rFonts w:eastAsia="Calibri"/>
        <w:b/>
      </w:rPr>
      <w:fldChar w:fldCharType="separate"/>
    </w:r>
    <w:r>
      <w:rPr>
        <w:rFonts w:eastAsia="Calibri"/>
        <w:b/>
      </w:rPr>
      <w:t>3</w:t>
    </w:r>
    <w:r w:rsidRPr="00AF2562">
      <w:rPr>
        <w:rFonts w:eastAsia="Calibri"/>
        <w:b/>
      </w:rPr>
      <w:fldChar w:fldCharType="end"/>
    </w:r>
  </w:p>
  <w:p w:rsidR="00962AF8" w:rsidRPr="000D15A0" w:rsidRDefault="00962AF8" w:rsidP="002F61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779" w:rsidRDefault="00213779">
    <w:pPr>
      <w:pStyle w:val="Footer"/>
    </w:pPr>
  </w:p>
  <w:p w:rsidR="00213779" w:rsidRPr="00AF2562" w:rsidRDefault="00213779" w:rsidP="00213779">
    <w:pPr>
      <w:pBdr>
        <w:top w:val="single" w:sz="4" w:space="1" w:color="auto"/>
      </w:pBdr>
      <w:tabs>
        <w:tab w:val="right" w:pos="9360"/>
      </w:tabs>
      <w:spacing w:before="120"/>
    </w:pPr>
    <w:r w:rsidRPr="00213779">
      <w:rPr>
        <w:rFonts w:eastAsia="Calibri"/>
        <w:b/>
      </w:rPr>
      <w:t>http://opencompute.org</w:t>
    </w:r>
    <w:r w:rsidRPr="00213779">
      <w:rPr>
        <w:rFonts w:eastAsia="Calibri"/>
        <w:b/>
      </w:rPr>
      <w:tab/>
    </w:r>
    <w:r w:rsidRPr="00213779">
      <w:rPr>
        <w:rFonts w:eastAsia="Calibri"/>
        <w:b/>
      </w:rPr>
      <w:fldChar w:fldCharType="begin"/>
    </w:r>
    <w:r w:rsidRPr="00213779">
      <w:rPr>
        <w:rFonts w:eastAsia="Calibri"/>
        <w:b/>
      </w:rPr>
      <w:instrText xml:space="preserve">PAGE  </w:instrText>
    </w:r>
    <w:r w:rsidRPr="00213779">
      <w:rPr>
        <w:rFonts w:eastAsia="Calibri"/>
        <w:b/>
      </w:rPr>
      <w:fldChar w:fldCharType="separate"/>
    </w:r>
    <w:r w:rsidRPr="00213779">
      <w:rPr>
        <w:rFonts w:eastAsia="Calibri"/>
        <w:b/>
      </w:rPr>
      <w:t>1</w:t>
    </w:r>
    <w:r w:rsidRPr="00213779">
      <w:rPr>
        <w:rFonts w:eastAsia="Calibri"/>
        <w:b/>
      </w:rPr>
      <w:fldChar w:fldCharType="end"/>
    </w:r>
  </w:p>
  <w:p w:rsidR="00213779" w:rsidRDefault="002137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2D89" w:rsidRDefault="00A92D89">
      <w:pPr>
        <w:spacing w:before="0"/>
      </w:pPr>
      <w:r>
        <w:separator/>
      </w:r>
    </w:p>
  </w:footnote>
  <w:footnote w:type="continuationSeparator" w:id="0">
    <w:p w:rsidR="00A92D89" w:rsidRDefault="00A92D89">
      <w:pPr>
        <w:spacing w:before="0"/>
      </w:pPr>
      <w:r>
        <w:continuationSeparator/>
      </w:r>
    </w:p>
  </w:footnote>
  <w:footnote w:type="continuationNotice" w:id="1">
    <w:p w:rsidR="00A92D89" w:rsidRDefault="00A92D89">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72BC" w:rsidRDefault="00962AF8">
    <w:pPr>
      <w:pStyle w:val="Header"/>
    </w:pPr>
    <w:r>
      <w:rPr>
        <w:noProof/>
      </w:rPr>
      <w:drawing>
        <wp:inline distT="0" distB="0" distL="0" distR="0" wp14:anchorId="3919769B" wp14:editId="20E7F137">
          <wp:extent cx="1143000" cy="567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Plogo_horiz.png"/>
                  <pic:cNvPicPr/>
                </pic:nvPicPr>
                <pic:blipFill>
                  <a:blip r:embed="rId1">
                    <a:extLst>
                      <a:ext uri="{28A0092B-C50C-407E-A947-70E740481C1C}">
                        <a14:useLocalDpi xmlns:a14="http://schemas.microsoft.com/office/drawing/2010/main" val="0"/>
                      </a:ext>
                    </a:extLst>
                  </a:blip>
                  <a:stretch>
                    <a:fillRect/>
                  </a:stretch>
                </pic:blipFill>
                <pic:spPr>
                  <a:xfrm>
                    <a:off x="0" y="0"/>
                    <a:ext cx="1143447" cy="567326"/>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2AF8" w:rsidRDefault="00962A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2AF8" w:rsidRDefault="00962AF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2AF8" w:rsidRPr="00416525" w:rsidRDefault="00962AF8" w:rsidP="00962AF8">
    <w:pPr>
      <w:tabs>
        <w:tab w:val="center" w:pos="4680"/>
        <w:tab w:val="right" w:pos="9360"/>
      </w:tabs>
      <w:ind w:left="-90"/>
      <w:jc w:val="center"/>
    </w:pPr>
    <w:r w:rsidRPr="00416525">
      <w:rPr>
        <w:rFonts w:ascii="Vista Sans OT Book" w:eastAsia="Calibri" w:hAnsi="Vista Sans OT Book"/>
        <w:b/>
        <w:sz w:val="20"/>
      </w:rPr>
      <w:t xml:space="preserve">Open Compute Project </w:t>
    </w:r>
    <w:r w:rsidRPr="00416525">
      <w:rPr>
        <w:rFonts w:ascii="Wingdings" w:eastAsia="Calibri" w:hAnsi="Wingdings"/>
        <w:b/>
        <w:color w:val="000000"/>
        <w:sz w:val="20"/>
      </w:rPr>
      <w:t></w:t>
    </w:r>
    <w:r w:rsidRPr="00416525" w:rsidDel="003600A6">
      <w:rPr>
        <w:rFonts w:ascii="Vista Sans OT Book" w:eastAsia="Calibri" w:hAnsi="Vista Sans OT Book"/>
        <w:b/>
        <w:sz w:val="20"/>
      </w:rPr>
      <w:t xml:space="preserve"> </w:t>
    </w:r>
    <w:proofErr w:type="spellStart"/>
    <w:r>
      <w:rPr>
        <w:rFonts w:ascii="Vista Sans OT Book" w:eastAsia="Calibri" w:hAnsi="Vista Sans OT Book"/>
        <w:b/>
        <w:sz w:val="20"/>
      </w:rPr>
      <w:t>Project</w:t>
    </w:r>
    <w:proofErr w:type="spellEnd"/>
    <w:r>
      <w:rPr>
        <w:rFonts w:ascii="Vista Sans OT Book" w:eastAsia="Calibri" w:hAnsi="Vista Sans OT Book"/>
        <w:b/>
        <w:sz w:val="20"/>
      </w:rPr>
      <w:t xml:space="preserve"> Zipline Crypto Engine Micro Architecture Specification</w:t>
    </w:r>
  </w:p>
  <w:p w:rsidR="00755DC7" w:rsidRPr="00962AF8" w:rsidRDefault="00755DC7" w:rsidP="00962A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style="width:112.65pt;height:114pt" o:bullet="t">
        <v:imagedata r:id="rId1" o:title="Note_Icon_Large"/>
      </v:shape>
    </w:pict>
  </w:numPicBullet>
  <w:numPicBullet w:numPicBulletId="1">
    <w:pict>
      <v:shape id="_x0000_i1126" type="#_x0000_t75" style="width:24pt;height:19.35pt" o:bullet="t">
        <v:imagedata r:id="rId2" o:title="Caution_Icon"/>
      </v:shape>
    </w:pict>
  </w:numPicBullet>
  <w:abstractNum w:abstractNumId="0" w15:restartNumberingAfterBreak="0">
    <w:nsid w:val="FFFFFF7C"/>
    <w:multiLevelType w:val="singleLevel"/>
    <w:tmpl w:val="FB34948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C7E70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614EC8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D7C5F5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880955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CA0C1C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23E36F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C06B52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A8EFF9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F34E2B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CD3371"/>
    <w:multiLevelType w:val="hybridMultilevel"/>
    <w:tmpl w:val="7DBC16F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8C3096"/>
    <w:multiLevelType w:val="multilevel"/>
    <w:tmpl w:val="8FD8B9D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09FB0635"/>
    <w:multiLevelType w:val="hybridMultilevel"/>
    <w:tmpl w:val="A5761B36"/>
    <w:lvl w:ilvl="0" w:tplc="58264338">
      <w:start w:val="1"/>
      <w:numFmt w:val="bullet"/>
      <w:pStyle w:val="BulletSubSub"/>
      <w:lvlText w:val="&gt;"/>
      <w:lvlJc w:val="left"/>
      <w:pPr>
        <w:ind w:left="1584" w:hanging="360"/>
      </w:pPr>
      <w:rPr>
        <w:rFonts w:ascii="Calibri" w:hAnsi="Calibr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 w15:restartNumberingAfterBreak="0">
    <w:nsid w:val="10C63942"/>
    <w:multiLevelType w:val="hybridMultilevel"/>
    <w:tmpl w:val="AB58BDDA"/>
    <w:lvl w:ilvl="0" w:tplc="380232A4">
      <w:start w:val="1"/>
      <w:numFmt w:val="bullet"/>
      <w:pStyle w:val="Caution"/>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B0F3A2D"/>
    <w:multiLevelType w:val="hybridMultilevel"/>
    <w:tmpl w:val="B16A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7914F6"/>
    <w:multiLevelType w:val="hybridMultilevel"/>
    <w:tmpl w:val="9C24C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C84EC4"/>
    <w:multiLevelType w:val="hybridMultilevel"/>
    <w:tmpl w:val="DA0A4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B04CC0"/>
    <w:multiLevelType w:val="hybridMultilevel"/>
    <w:tmpl w:val="2E22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1F595A"/>
    <w:multiLevelType w:val="hybridMultilevel"/>
    <w:tmpl w:val="430EE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6C15DB"/>
    <w:multiLevelType w:val="multilevel"/>
    <w:tmpl w:val="78E8E026"/>
    <w:lvl w:ilvl="0">
      <w:numFmt w:val="decimal"/>
      <w:pStyle w:val="Heading1"/>
      <w:lvlText w:val=""/>
      <w:lvlJc w:val="left"/>
    </w:lvl>
    <w:lvl w:ilvl="1">
      <w:numFmt w:val="decimal"/>
      <w:pStyle w:val="Heading2"/>
      <w:lvlText w:val=""/>
      <w:lvlJc w:val="left"/>
    </w:lvl>
    <w:lvl w:ilvl="2">
      <w:numFmt w:val="decimal"/>
      <w:pStyle w:val="Heading3"/>
      <w:lvlText w:val=""/>
      <w:lvlJc w:val="left"/>
    </w:lvl>
    <w:lvl w:ilvl="3">
      <w:numFmt w:val="decimal"/>
      <w:pStyle w:val="Heading4"/>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B99518D"/>
    <w:multiLevelType w:val="hybridMultilevel"/>
    <w:tmpl w:val="FB82671E"/>
    <w:lvl w:ilvl="0" w:tplc="5672EEF0">
      <w:start w:val="1"/>
      <w:numFmt w:val="decimal"/>
      <w:pStyle w:val="Figures"/>
      <w:lvlText w:val="Figure %1 "/>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CA61697"/>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15:restartNumberingAfterBreak="0">
    <w:nsid w:val="3456048F"/>
    <w:multiLevelType w:val="hybridMultilevel"/>
    <w:tmpl w:val="8208D8E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FD04A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3E7B3CBC"/>
    <w:multiLevelType w:val="hybridMultilevel"/>
    <w:tmpl w:val="5B089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7B2A55"/>
    <w:multiLevelType w:val="hybridMultilevel"/>
    <w:tmpl w:val="5A0A9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79364F"/>
    <w:multiLevelType w:val="hybridMultilevel"/>
    <w:tmpl w:val="736C9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826F60"/>
    <w:multiLevelType w:val="hybridMultilevel"/>
    <w:tmpl w:val="2D407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7F54C6"/>
    <w:multiLevelType w:val="hybridMultilevel"/>
    <w:tmpl w:val="D0BEB3E8"/>
    <w:lvl w:ilvl="0" w:tplc="0ACEC540">
      <w:start w:val="1"/>
      <w:numFmt w:val="bullet"/>
      <w:pStyle w:val="NoteText"/>
      <w:lvlText w:val=""/>
      <w:lvlPicBulletId w:val="0"/>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E9624CF"/>
    <w:multiLevelType w:val="hybridMultilevel"/>
    <w:tmpl w:val="B300808E"/>
    <w:lvl w:ilvl="0" w:tplc="4998AB7E">
      <w:start w:val="1"/>
      <w:numFmt w:val="decimal"/>
      <w:pStyle w:val="Caption-Table"/>
      <w:lvlText w:val="Table %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0C260DB"/>
    <w:multiLevelType w:val="hybridMultilevel"/>
    <w:tmpl w:val="DA06A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E63CF8"/>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59402FE6"/>
    <w:multiLevelType w:val="hybridMultilevel"/>
    <w:tmpl w:val="B584FEFE"/>
    <w:lvl w:ilvl="0" w:tplc="D6C61F78">
      <w:start w:val="1"/>
      <w:numFmt w:val="lowerLetter"/>
      <w:pStyle w:val="StepSubitem"/>
      <w:lvlText w:val="%1."/>
      <w:lvlJc w:val="left"/>
      <w:pPr>
        <w:tabs>
          <w:tab w:val="num" w:pos="648"/>
        </w:tabs>
        <w:ind w:left="64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57D4A43"/>
    <w:multiLevelType w:val="hybridMultilevel"/>
    <w:tmpl w:val="A53A5068"/>
    <w:lvl w:ilvl="0" w:tplc="20DAAE0A">
      <w:start w:val="1"/>
      <w:numFmt w:val="bullet"/>
      <w:pStyle w:val="CautionText"/>
      <w:lvlText w:val=""/>
      <w:lvlPicBulletId w:val="1"/>
      <w:lvlJc w:val="left"/>
      <w:pPr>
        <w:tabs>
          <w:tab w:val="num" w:pos="302"/>
        </w:tabs>
        <w:ind w:left="302" w:hanging="288"/>
      </w:pPr>
      <w:rPr>
        <w:rFonts w:ascii="Symbol" w:hAnsi="Symbol" w:hint="default"/>
        <w:color w:val="auto"/>
      </w:rPr>
    </w:lvl>
    <w:lvl w:ilvl="1" w:tplc="04090003" w:tentative="1">
      <w:start w:val="1"/>
      <w:numFmt w:val="bullet"/>
      <w:lvlText w:val="o"/>
      <w:lvlJc w:val="left"/>
      <w:pPr>
        <w:tabs>
          <w:tab w:val="num" w:pos="1454"/>
        </w:tabs>
        <w:ind w:left="1454" w:hanging="360"/>
      </w:pPr>
      <w:rPr>
        <w:rFonts w:ascii="Courier New" w:hAnsi="Courier New" w:cs="Courier New" w:hint="default"/>
      </w:rPr>
    </w:lvl>
    <w:lvl w:ilvl="2" w:tplc="04090005" w:tentative="1">
      <w:start w:val="1"/>
      <w:numFmt w:val="bullet"/>
      <w:lvlText w:val=""/>
      <w:lvlJc w:val="left"/>
      <w:pPr>
        <w:tabs>
          <w:tab w:val="num" w:pos="2174"/>
        </w:tabs>
        <w:ind w:left="2174" w:hanging="360"/>
      </w:pPr>
      <w:rPr>
        <w:rFonts w:ascii="Wingdings" w:hAnsi="Wingdings" w:hint="default"/>
      </w:rPr>
    </w:lvl>
    <w:lvl w:ilvl="3" w:tplc="04090001" w:tentative="1">
      <w:start w:val="1"/>
      <w:numFmt w:val="bullet"/>
      <w:lvlText w:val=""/>
      <w:lvlJc w:val="left"/>
      <w:pPr>
        <w:tabs>
          <w:tab w:val="num" w:pos="2894"/>
        </w:tabs>
        <w:ind w:left="2894" w:hanging="360"/>
      </w:pPr>
      <w:rPr>
        <w:rFonts w:ascii="Symbol" w:hAnsi="Symbol" w:hint="default"/>
      </w:rPr>
    </w:lvl>
    <w:lvl w:ilvl="4" w:tplc="04090003" w:tentative="1">
      <w:start w:val="1"/>
      <w:numFmt w:val="bullet"/>
      <w:lvlText w:val="o"/>
      <w:lvlJc w:val="left"/>
      <w:pPr>
        <w:tabs>
          <w:tab w:val="num" w:pos="3614"/>
        </w:tabs>
        <w:ind w:left="3614" w:hanging="360"/>
      </w:pPr>
      <w:rPr>
        <w:rFonts w:ascii="Courier New" w:hAnsi="Courier New" w:cs="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cs="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abstractNum w:abstractNumId="34" w15:restartNumberingAfterBreak="0">
    <w:nsid w:val="69885C87"/>
    <w:multiLevelType w:val="hybridMultilevel"/>
    <w:tmpl w:val="99862D30"/>
    <w:lvl w:ilvl="0" w:tplc="AE2095F6">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5A1CD1"/>
    <w:multiLevelType w:val="hybridMultilevel"/>
    <w:tmpl w:val="161A2548"/>
    <w:lvl w:ilvl="0" w:tplc="696E4122">
      <w:start w:val="1"/>
      <w:numFmt w:val="bullet"/>
      <w:pStyle w:val="BulletSub"/>
      <w:lvlText w:val=""/>
      <w:lvlJc w:val="left"/>
      <w:pPr>
        <w:tabs>
          <w:tab w:val="num" w:pos="648"/>
        </w:tabs>
        <w:ind w:left="648"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FA30EC1"/>
    <w:multiLevelType w:val="hybridMultilevel"/>
    <w:tmpl w:val="5C04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386BB8"/>
    <w:multiLevelType w:val="hybridMultilevel"/>
    <w:tmpl w:val="72F0C964"/>
    <w:lvl w:ilvl="0" w:tplc="76B2212C">
      <w:start w:val="1"/>
      <w:numFmt w:val="decimal"/>
      <w:pStyle w:val="Caption-Figure"/>
      <w:lvlText w:val="Figure %1"/>
      <w:lvlJc w:val="left"/>
      <w:pPr>
        <w:tabs>
          <w:tab w:val="num" w:pos="360"/>
        </w:tabs>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0605525"/>
    <w:multiLevelType w:val="hybridMultilevel"/>
    <w:tmpl w:val="5B2E5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134EAB"/>
    <w:multiLevelType w:val="hybridMultilevel"/>
    <w:tmpl w:val="775EC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6C01B7"/>
    <w:multiLevelType w:val="hybridMultilevel"/>
    <w:tmpl w:val="D414A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C448F2"/>
    <w:multiLevelType w:val="hybridMultilevel"/>
    <w:tmpl w:val="02F83046"/>
    <w:lvl w:ilvl="0" w:tplc="D3AABF96">
      <w:start w:val="1"/>
      <w:numFmt w:val="decimal"/>
      <w:pStyle w:val="Step"/>
      <w:lvlText w:val="%1."/>
      <w:lvlJc w:val="left"/>
      <w:pPr>
        <w:tabs>
          <w:tab w:val="num" w:pos="360"/>
        </w:tabs>
        <w:ind w:left="360" w:hanging="360"/>
      </w:pPr>
      <w:rPr>
        <w:rFonts w:hint="default"/>
        <w:b w:val="0"/>
        <w:color w:val="auto"/>
      </w:rPr>
    </w:lvl>
    <w:lvl w:ilvl="1" w:tplc="01FC99C8">
      <w:start w:val="1"/>
      <w:numFmt w:val="decimal"/>
      <w:pStyle w:val="Step"/>
      <w:lvlText w:val="%2."/>
      <w:lvlJc w:val="left"/>
      <w:pPr>
        <w:tabs>
          <w:tab w:val="num" w:pos="1440"/>
        </w:tabs>
        <w:ind w:left="1440" w:hanging="360"/>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FFB1931"/>
    <w:multiLevelType w:val="hybridMultilevel"/>
    <w:tmpl w:val="38F0D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41"/>
  </w:num>
  <w:num w:numId="3">
    <w:abstractNumId w:val="28"/>
  </w:num>
  <w:num w:numId="4">
    <w:abstractNumId w:val="1"/>
  </w:num>
  <w:num w:numId="5">
    <w:abstractNumId w:val="0"/>
  </w:num>
  <w:num w:numId="6">
    <w:abstractNumId w:val="3"/>
  </w:num>
  <w:num w:numId="7">
    <w:abstractNumId w:val="2"/>
  </w:num>
  <w:num w:numId="8">
    <w:abstractNumId w:val="4"/>
  </w:num>
  <w:num w:numId="9">
    <w:abstractNumId w:val="6"/>
  </w:num>
  <w:num w:numId="10">
    <w:abstractNumId w:val="5"/>
  </w:num>
  <w:num w:numId="11">
    <w:abstractNumId w:val="9"/>
  </w:num>
  <w:num w:numId="12">
    <w:abstractNumId w:val="7"/>
  </w:num>
  <w:num w:numId="13">
    <w:abstractNumId w:val="21"/>
  </w:num>
  <w:num w:numId="14">
    <w:abstractNumId w:val="31"/>
  </w:num>
  <w:num w:numId="15">
    <w:abstractNumId w:val="23"/>
  </w:num>
  <w:num w:numId="16">
    <w:abstractNumId w:val="13"/>
  </w:num>
  <w:num w:numId="17">
    <w:abstractNumId w:val="32"/>
  </w:num>
  <w:num w:numId="18">
    <w:abstractNumId w:val="33"/>
  </w:num>
  <w:num w:numId="19">
    <w:abstractNumId w:val="29"/>
  </w:num>
  <w:num w:numId="20">
    <w:abstractNumId w:val="8"/>
  </w:num>
  <w:num w:numId="21">
    <w:abstractNumId w:val="12"/>
  </w:num>
  <w:num w:numId="22">
    <w:abstractNumId w:val="37"/>
    <w:lvlOverride w:ilvl="0">
      <w:startOverride w:val="1"/>
    </w:lvlOverride>
  </w:num>
  <w:num w:numId="23">
    <w:abstractNumId w:val="20"/>
  </w:num>
  <w:num w:numId="24">
    <w:abstractNumId w:val="11"/>
  </w:num>
  <w:num w:numId="25">
    <w:abstractNumId w:val="40"/>
  </w:num>
  <w:num w:numId="26">
    <w:abstractNumId w:val="27"/>
  </w:num>
  <w:num w:numId="27">
    <w:abstractNumId w:val="42"/>
  </w:num>
  <w:num w:numId="28">
    <w:abstractNumId w:val="39"/>
  </w:num>
  <w:num w:numId="29">
    <w:abstractNumId w:val="17"/>
  </w:num>
  <w:num w:numId="30">
    <w:abstractNumId w:val="15"/>
  </w:num>
  <w:num w:numId="31">
    <w:abstractNumId w:val="38"/>
  </w:num>
  <w:num w:numId="32">
    <w:abstractNumId w:val="25"/>
  </w:num>
  <w:num w:numId="33">
    <w:abstractNumId w:val="16"/>
  </w:num>
  <w:num w:numId="34">
    <w:abstractNumId w:val="18"/>
  </w:num>
  <w:num w:numId="35">
    <w:abstractNumId w:val="22"/>
  </w:num>
  <w:num w:numId="36">
    <w:abstractNumId w:val="14"/>
  </w:num>
  <w:num w:numId="37">
    <w:abstractNumId w:val="26"/>
  </w:num>
  <w:num w:numId="38">
    <w:abstractNumId w:val="36"/>
  </w:num>
  <w:num w:numId="39">
    <w:abstractNumId w:val="10"/>
  </w:num>
  <w:num w:numId="40">
    <w:abstractNumId w:val="19"/>
    <w:lvlOverride w:ilvl="0">
      <w:lvl w:ilvl="0">
        <w:numFmt w:val="decimal"/>
        <w:pStyle w:val="Heading1"/>
        <w:lvlText w:val="%1"/>
        <w:lvlJc w:val="left"/>
        <w:pPr>
          <w:ind w:left="518" w:hanging="518"/>
        </w:pPr>
        <w:rPr>
          <w:rFonts w:hint="default"/>
        </w:rPr>
      </w:lvl>
    </w:lvlOverride>
    <w:lvlOverride w:ilvl="1">
      <w:lvl w:ilvl="1">
        <w:numFmt w:val="decimal"/>
        <w:pStyle w:val="Heading2"/>
        <w:lvlText w:val="%1.%2"/>
        <w:lvlJc w:val="left"/>
        <w:pPr>
          <w:ind w:left="518" w:hanging="518"/>
        </w:pPr>
        <w:rPr>
          <w:rFonts w:hint="default"/>
        </w:rPr>
      </w:lvl>
    </w:lvlOverride>
    <w:lvlOverride w:ilvl="2">
      <w:lvl w:ilvl="2">
        <w:numFmt w:val="decimal"/>
        <w:pStyle w:val="Heading3"/>
        <w:lvlText w:val="%1.%2.%3"/>
        <w:lvlJc w:val="left"/>
        <w:pPr>
          <w:ind w:left="1008" w:hanging="1008"/>
        </w:pPr>
        <w:rPr>
          <w:rFonts w:hint="default"/>
        </w:rPr>
      </w:lvl>
    </w:lvlOverride>
    <w:lvlOverride w:ilvl="3">
      <w:lvl w:ilvl="3">
        <w:numFmt w:val="decimal"/>
        <w:pStyle w:val="Heading4"/>
        <w:lvlText w:val="%1.%2.%3.%4"/>
        <w:lvlJc w:val="left"/>
        <w:pPr>
          <w:ind w:left="518" w:hanging="518"/>
        </w:pPr>
        <w:rPr>
          <w:rFonts w:hint="default"/>
        </w:rPr>
      </w:lvl>
    </w:lvlOverride>
    <w:lvlOverride w:ilvl="4">
      <w:lvl w:ilvl="4">
        <w:numFmt w:val="decimal"/>
        <w:lvlText w:val="%1.%2.%3.%4.%5"/>
        <w:lvlJc w:val="left"/>
        <w:pPr>
          <w:ind w:left="518" w:hanging="518"/>
        </w:pPr>
        <w:rPr>
          <w:rFonts w:hint="default"/>
        </w:rPr>
      </w:lvl>
    </w:lvlOverride>
    <w:lvlOverride w:ilvl="5">
      <w:lvl w:ilvl="5">
        <w:numFmt w:val="decimal"/>
        <w:lvlText w:val="%1.%2.%3.%4.%5.%6"/>
        <w:lvlJc w:val="left"/>
        <w:pPr>
          <w:ind w:left="518" w:hanging="518"/>
        </w:pPr>
        <w:rPr>
          <w:rFonts w:hint="default"/>
        </w:rPr>
      </w:lvl>
    </w:lvlOverride>
    <w:lvlOverride w:ilvl="6">
      <w:lvl w:ilvl="6">
        <w:numFmt w:val="decimal"/>
        <w:lvlText w:val="%1.%2.%3.%4.%5.%6.%7"/>
        <w:lvlJc w:val="left"/>
        <w:pPr>
          <w:ind w:left="518" w:hanging="518"/>
        </w:pPr>
        <w:rPr>
          <w:rFonts w:hint="default"/>
        </w:rPr>
      </w:lvl>
    </w:lvlOverride>
    <w:lvlOverride w:ilvl="7">
      <w:lvl w:ilvl="7">
        <w:numFmt w:val="decimal"/>
        <w:lvlText w:val="%1.%2.%3.%4.%5.%6.%7.%8"/>
        <w:lvlJc w:val="left"/>
        <w:pPr>
          <w:ind w:left="518" w:hanging="518"/>
        </w:pPr>
        <w:rPr>
          <w:rFonts w:hint="default"/>
        </w:rPr>
      </w:lvl>
    </w:lvlOverride>
    <w:lvlOverride w:ilvl="8">
      <w:lvl w:ilvl="8">
        <w:numFmt w:val="decimal"/>
        <w:lvlText w:val="%1.%2.%3.%4.%5.%6.%7.%8.%9"/>
        <w:lvlJc w:val="left"/>
        <w:pPr>
          <w:ind w:left="518" w:hanging="518"/>
        </w:pPr>
        <w:rPr>
          <w:rFonts w:hint="default"/>
        </w:rPr>
      </w:lvl>
    </w:lvlOverride>
  </w:num>
  <w:num w:numId="41">
    <w:abstractNumId w:val="34"/>
  </w:num>
  <w:num w:numId="42">
    <w:abstractNumId w:val="24"/>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C78"/>
    <w:rsid w:val="0000072C"/>
    <w:rsid w:val="00010B15"/>
    <w:rsid w:val="00015119"/>
    <w:rsid w:val="000307DC"/>
    <w:rsid w:val="0004273C"/>
    <w:rsid w:val="00045B29"/>
    <w:rsid w:val="00053F8B"/>
    <w:rsid w:val="0005418E"/>
    <w:rsid w:val="00060FC9"/>
    <w:rsid w:val="00071159"/>
    <w:rsid w:val="000909F4"/>
    <w:rsid w:val="000A414C"/>
    <w:rsid w:val="000A7500"/>
    <w:rsid w:val="000B3F4F"/>
    <w:rsid w:val="000C1BC5"/>
    <w:rsid w:val="000C74D0"/>
    <w:rsid w:val="000D399E"/>
    <w:rsid w:val="000E2CBA"/>
    <w:rsid w:val="000E40E2"/>
    <w:rsid w:val="000F0404"/>
    <w:rsid w:val="000F66AB"/>
    <w:rsid w:val="0010019D"/>
    <w:rsid w:val="00106663"/>
    <w:rsid w:val="0011661A"/>
    <w:rsid w:val="00121A5F"/>
    <w:rsid w:val="001224A3"/>
    <w:rsid w:val="0012508D"/>
    <w:rsid w:val="00134DFA"/>
    <w:rsid w:val="00140933"/>
    <w:rsid w:val="001745E4"/>
    <w:rsid w:val="0019529D"/>
    <w:rsid w:val="00195949"/>
    <w:rsid w:val="001A4E5A"/>
    <w:rsid w:val="001B1962"/>
    <w:rsid w:val="001B3778"/>
    <w:rsid w:val="001B3F3D"/>
    <w:rsid w:val="001C1CC1"/>
    <w:rsid w:val="001C2C1E"/>
    <w:rsid w:val="001C36B0"/>
    <w:rsid w:val="001D797A"/>
    <w:rsid w:val="001E02B2"/>
    <w:rsid w:val="00200B5F"/>
    <w:rsid w:val="002034AB"/>
    <w:rsid w:val="00205C3F"/>
    <w:rsid w:val="00213779"/>
    <w:rsid w:val="0021795E"/>
    <w:rsid w:val="00222442"/>
    <w:rsid w:val="0023017B"/>
    <w:rsid w:val="00233C29"/>
    <w:rsid w:val="00241760"/>
    <w:rsid w:val="002571C3"/>
    <w:rsid w:val="002618E2"/>
    <w:rsid w:val="00273E11"/>
    <w:rsid w:val="002807DF"/>
    <w:rsid w:val="002A266B"/>
    <w:rsid w:val="002B25A4"/>
    <w:rsid w:val="002B7D74"/>
    <w:rsid w:val="002E2B52"/>
    <w:rsid w:val="002F56F8"/>
    <w:rsid w:val="002F6167"/>
    <w:rsid w:val="00301FCF"/>
    <w:rsid w:val="00312DD4"/>
    <w:rsid w:val="003158EA"/>
    <w:rsid w:val="00337D23"/>
    <w:rsid w:val="0034286A"/>
    <w:rsid w:val="00350F2E"/>
    <w:rsid w:val="003525EA"/>
    <w:rsid w:val="00393AB6"/>
    <w:rsid w:val="00394F2B"/>
    <w:rsid w:val="00396AB5"/>
    <w:rsid w:val="003C58C7"/>
    <w:rsid w:val="003D336E"/>
    <w:rsid w:val="00406247"/>
    <w:rsid w:val="004110E0"/>
    <w:rsid w:val="00416A0C"/>
    <w:rsid w:val="0042232A"/>
    <w:rsid w:val="004261B6"/>
    <w:rsid w:val="004306B2"/>
    <w:rsid w:val="00436190"/>
    <w:rsid w:val="00441D72"/>
    <w:rsid w:val="00443169"/>
    <w:rsid w:val="00451F1C"/>
    <w:rsid w:val="00457CE6"/>
    <w:rsid w:val="0046095D"/>
    <w:rsid w:val="00471632"/>
    <w:rsid w:val="00475716"/>
    <w:rsid w:val="00475C78"/>
    <w:rsid w:val="00475EBC"/>
    <w:rsid w:val="00476A2C"/>
    <w:rsid w:val="00486F25"/>
    <w:rsid w:val="004A7807"/>
    <w:rsid w:val="004B58D6"/>
    <w:rsid w:val="004C0C55"/>
    <w:rsid w:val="004C1666"/>
    <w:rsid w:val="004C1E90"/>
    <w:rsid w:val="004E22B6"/>
    <w:rsid w:val="004F1A2A"/>
    <w:rsid w:val="004F7A87"/>
    <w:rsid w:val="00503338"/>
    <w:rsid w:val="00503F61"/>
    <w:rsid w:val="00514DCB"/>
    <w:rsid w:val="00515884"/>
    <w:rsid w:val="00517785"/>
    <w:rsid w:val="005539E0"/>
    <w:rsid w:val="00555D89"/>
    <w:rsid w:val="00556B3F"/>
    <w:rsid w:val="005629B6"/>
    <w:rsid w:val="00580B81"/>
    <w:rsid w:val="005A207E"/>
    <w:rsid w:val="005B6922"/>
    <w:rsid w:val="005D0F2C"/>
    <w:rsid w:val="005D7EC0"/>
    <w:rsid w:val="005E23AE"/>
    <w:rsid w:val="005F13A3"/>
    <w:rsid w:val="005F62D9"/>
    <w:rsid w:val="005F6DDA"/>
    <w:rsid w:val="006030C5"/>
    <w:rsid w:val="00606F83"/>
    <w:rsid w:val="00614636"/>
    <w:rsid w:val="00625DF3"/>
    <w:rsid w:val="00630A67"/>
    <w:rsid w:val="00646FC4"/>
    <w:rsid w:val="006504C5"/>
    <w:rsid w:val="0066056E"/>
    <w:rsid w:val="0066172C"/>
    <w:rsid w:val="006618D7"/>
    <w:rsid w:val="00663AA3"/>
    <w:rsid w:val="00666C65"/>
    <w:rsid w:val="00686301"/>
    <w:rsid w:val="006A1F52"/>
    <w:rsid w:val="006A297F"/>
    <w:rsid w:val="006B0974"/>
    <w:rsid w:val="006C4F41"/>
    <w:rsid w:val="006C578C"/>
    <w:rsid w:val="006C6327"/>
    <w:rsid w:val="006D6A53"/>
    <w:rsid w:val="006F3B6F"/>
    <w:rsid w:val="00701155"/>
    <w:rsid w:val="00705807"/>
    <w:rsid w:val="007115AF"/>
    <w:rsid w:val="00712E06"/>
    <w:rsid w:val="00727F41"/>
    <w:rsid w:val="00742B8D"/>
    <w:rsid w:val="00755DC7"/>
    <w:rsid w:val="00757CEA"/>
    <w:rsid w:val="007621AB"/>
    <w:rsid w:val="0077317A"/>
    <w:rsid w:val="007931BA"/>
    <w:rsid w:val="00796C1D"/>
    <w:rsid w:val="007A1A0B"/>
    <w:rsid w:val="007A3092"/>
    <w:rsid w:val="007B5000"/>
    <w:rsid w:val="007C443C"/>
    <w:rsid w:val="007D726B"/>
    <w:rsid w:val="007D7555"/>
    <w:rsid w:val="007E167C"/>
    <w:rsid w:val="007E57D7"/>
    <w:rsid w:val="008007F8"/>
    <w:rsid w:val="00807443"/>
    <w:rsid w:val="008238F8"/>
    <w:rsid w:val="008463C0"/>
    <w:rsid w:val="00852872"/>
    <w:rsid w:val="00883809"/>
    <w:rsid w:val="00890558"/>
    <w:rsid w:val="008A17E1"/>
    <w:rsid w:val="008A3A10"/>
    <w:rsid w:val="008D3BE7"/>
    <w:rsid w:val="008D7660"/>
    <w:rsid w:val="008D77F8"/>
    <w:rsid w:val="008E56BF"/>
    <w:rsid w:val="0090478B"/>
    <w:rsid w:val="009179FB"/>
    <w:rsid w:val="00933EDD"/>
    <w:rsid w:val="00937A8F"/>
    <w:rsid w:val="00940EDF"/>
    <w:rsid w:val="0095290A"/>
    <w:rsid w:val="00961F19"/>
    <w:rsid w:val="00962AF8"/>
    <w:rsid w:val="00982F2E"/>
    <w:rsid w:val="009905A9"/>
    <w:rsid w:val="00994590"/>
    <w:rsid w:val="009A65A5"/>
    <w:rsid w:val="009B0144"/>
    <w:rsid w:val="009B6408"/>
    <w:rsid w:val="009D7F9C"/>
    <w:rsid w:val="00A064E9"/>
    <w:rsid w:val="00A2082C"/>
    <w:rsid w:val="00A4292E"/>
    <w:rsid w:val="00A46454"/>
    <w:rsid w:val="00A61380"/>
    <w:rsid w:val="00A836AA"/>
    <w:rsid w:val="00A85C35"/>
    <w:rsid w:val="00A877EC"/>
    <w:rsid w:val="00A92D89"/>
    <w:rsid w:val="00AB1E71"/>
    <w:rsid w:val="00AC3548"/>
    <w:rsid w:val="00AD72E6"/>
    <w:rsid w:val="00AE2188"/>
    <w:rsid w:val="00AF4285"/>
    <w:rsid w:val="00AF55CE"/>
    <w:rsid w:val="00B06E83"/>
    <w:rsid w:val="00B105F2"/>
    <w:rsid w:val="00B248D1"/>
    <w:rsid w:val="00B3187E"/>
    <w:rsid w:val="00B355B7"/>
    <w:rsid w:val="00B40B4B"/>
    <w:rsid w:val="00B678F4"/>
    <w:rsid w:val="00B70A43"/>
    <w:rsid w:val="00B74EDD"/>
    <w:rsid w:val="00B77F38"/>
    <w:rsid w:val="00BA131D"/>
    <w:rsid w:val="00BA1818"/>
    <w:rsid w:val="00BA395F"/>
    <w:rsid w:val="00BB7877"/>
    <w:rsid w:val="00BC39A9"/>
    <w:rsid w:val="00BC5124"/>
    <w:rsid w:val="00BE5470"/>
    <w:rsid w:val="00BF54E7"/>
    <w:rsid w:val="00C07D2A"/>
    <w:rsid w:val="00C11254"/>
    <w:rsid w:val="00C165AC"/>
    <w:rsid w:val="00C24A32"/>
    <w:rsid w:val="00C25DD8"/>
    <w:rsid w:val="00C439DC"/>
    <w:rsid w:val="00C5427A"/>
    <w:rsid w:val="00C568A0"/>
    <w:rsid w:val="00C569F9"/>
    <w:rsid w:val="00C620CC"/>
    <w:rsid w:val="00C62F16"/>
    <w:rsid w:val="00C72FE3"/>
    <w:rsid w:val="00C749B3"/>
    <w:rsid w:val="00C84F55"/>
    <w:rsid w:val="00C872BC"/>
    <w:rsid w:val="00C946BB"/>
    <w:rsid w:val="00CA4060"/>
    <w:rsid w:val="00CD7E9C"/>
    <w:rsid w:val="00CE0516"/>
    <w:rsid w:val="00CE5BAD"/>
    <w:rsid w:val="00CE7E38"/>
    <w:rsid w:val="00CF108C"/>
    <w:rsid w:val="00D32DC7"/>
    <w:rsid w:val="00D51E09"/>
    <w:rsid w:val="00D76A92"/>
    <w:rsid w:val="00DA3517"/>
    <w:rsid w:val="00DA5999"/>
    <w:rsid w:val="00DA678F"/>
    <w:rsid w:val="00DB0EE1"/>
    <w:rsid w:val="00DC029D"/>
    <w:rsid w:val="00DC313B"/>
    <w:rsid w:val="00DD56FA"/>
    <w:rsid w:val="00DE4F19"/>
    <w:rsid w:val="00E03B68"/>
    <w:rsid w:val="00E05CB0"/>
    <w:rsid w:val="00E06CA6"/>
    <w:rsid w:val="00E07AB4"/>
    <w:rsid w:val="00E10E48"/>
    <w:rsid w:val="00E12A30"/>
    <w:rsid w:val="00E20584"/>
    <w:rsid w:val="00E20DFB"/>
    <w:rsid w:val="00E21097"/>
    <w:rsid w:val="00E4224F"/>
    <w:rsid w:val="00E70136"/>
    <w:rsid w:val="00E7106E"/>
    <w:rsid w:val="00E73415"/>
    <w:rsid w:val="00E80112"/>
    <w:rsid w:val="00E8259F"/>
    <w:rsid w:val="00E842A4"/>
    <w:rsid w:val="00E85A97"/>
    <w:rsid w:val="00E876E2"/>
    <w:rsid w:val="00E93B80"/>
    <w:rsid w:val="00EA559C"/>
    <w:rsid w:val="00EA59DA"/>
    <w:rsid w:val="00EA60A6"/>
    <w:rsid w:val="00EA6E76"/>
    <w:rsid w:val="00EB59CB"/>
    <w:rsid w:val="00EC7D83"/>
    <w:rsid w:val="00ED5BD8"/>
    <w:rsid w:val="00EE3239"/>
    <w:rsid w:val="00EE7B22"/>
    <w:rsid w:val="00EF6478"/>
    <w:rsid w:val="00F25B3A"/>
    <w:rsid w:val="00F32027"/>
    <w:rsid w:val="00F3574D"/>
    <w:rsid w:val="00F370F6"/>
    <w:rsid w:val="00F4237F"/>
    <w:rsid w:val="00F43A94"/>
    <w:rsid w:val="00F60E50"/>
    <w:rsid w:val="00F7678F"/>
    <w:rsid w:val="00F80D4B"/>
    <w:rsid w:val="00F837A6"/>
    <w:rsid w:val="00F841FC"/>
    <w:rsid w:val="00F8572F"/>
    <w:rsid w:val="00F90DEC"/>
    <w:rsid w:val="00F90FDA"/>
    <w:rsid w:val="00FC7B8E"/>
    <w:rsid w:val="00FD0D59"/>
    <w:rsid w:val="00FD3666"/>
    <w:rsid w:val="00FE100F"/>
    <w:rsid w:val="00FE28F6"/>
    <w:rsid w:val="00FE72D8"/>
    <w:rsid w:val="00FE7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7A856D"/>
  <w15:docId w15:val="{788A209E-D53F-4204-BA20-7B4E5E8C3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9" w:qFormat="1"/>
    <w:lsdException w:name="heading 2" w:semiHidden="1" w:uiPriority="99" w:unhideWhenUsed="1" w:qFormat="1"/>
    <w:lsdException w:name="heading 3" w:semiHidden="1" w:uiPriority="99"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75C78"/>
    <w:pPr>
      <w:spacing w:before="240" w:after="0" w:line="240" w:lineRule="auto"/>
    </w:pPr>
    <w:rPr>
      <w:rFonts w:ascii="Calibri" w:eastAsia="Times New Roman" w:hAnsi="Calibri" w:cs="Times New Roman"/>
      <w:sz w:val="24"/>
      <w:szCs w:val="24"/>
    </w:rPr>
  </w:style>
  <w:style w:type="paragraph" w:styleId="Heading1">
    <w:name w:val="heading 1"/>
    <w:aliases w:val="Part,Level 1,h1,Part1,Level 11,h11,Part2,Level 12,h12,Part3,Level 13,h13,Part11,Level 111,h111,Part21,Level 121,h121,Part4,Level 14,h14,Part12,Level 112,h112,Part22,Level 122,h122,Part5,Level 15,h15,Part13,Level 113,h113,Part23,Level 123,h123"/>
    <w:basedOn w:val="Body"/>
    <w:next w:val="Body"/>
    <w:link w:val="Heading1Char"/>
    <w:uiPriority w:val="99"/>
    <w:qFormat/>
    <w:rsid w:val="00475C78"/>
    <w:pPr>
      <w:keepNext/>
      <w:pageBreakBefore/>
      <w:numPr>
        <w:numId w:val="24"/>
      </w:numPr>
      <w:tabs>
        <w:tab w:val="left" w:pos="576"/>
        <w:tab w:val="left" w:pos="1152"/>
      </w:tabs>
      <w:spacing w:before="480"/>
      <w:contextualSpacing/>
      <w:outlineLvl w:val="0"/>
    </w:pPr>
    <w:rPr>
      <w:b/>
      <w:sz w:val="36"/>
      <w:szCs w:val="20"/>
    </w:rPr>
  </w:style>
  <w:style w:type="paragraph" w:styleId="Heading2">
    <w:name w:val="heading 2"/>
    <w:aliases w:val="H2,h2,Level 2 Topic Heading"/>
    <w:basedOn w:val="Heading1"/>
    <w:next w:val="Body"/>
    <w:link w:val="Heading2Char"/>
    <w:uiPriority w:val="99"/>
    <w:qFormat/>
    <w:rsid w:val="00475C78"/>
    <w:pPr>
      <w:pageBreakBefore w:val="0"/>
      <w:numPr>
        <w:ilvl w:val="1"/>
      </w:numPr>
      <w:spacing w:before="360"/>
      <w:outlineLvl w:val="1"/>
    </w:pPr>
    <w:rPr>
      <w:sz w:val="32"/>
    </w:rPr>
  </w:style>
  <w:style w:type="paragraph" w:styleId="Heading3">
    <w:name w:val="heading 3"/>
    <w:aliases w:val="H3,Heading 3 Char1,Heading 3 Char Char,h3,Level 3 Topic Heading"/>
    <w:basedOn w:val="Heading1"/>
    <w:next w:val="Body"/>
    <w:link w:val="Heading3Char"/>
    <w:uiPriority w:val="99"/>
    <w:qFormat/>
    <w:rsid w:val="00475C78"/>
    <w:pPr>
      <w:pageBreakBefore w:val="0"/>
      <w:numPr>
        <w:ilvl w:val="2"/>
      </w:numPr>
      <w:tabs>
        <w:tab w:val="clear" w:pos="576"/>
        <w:tab w:val="clear" w:pos="720"/>
        <w:tab w:val="left" w:pos="864"/>
      </w:tabs>
      <w:outlineLvl w:val="2"/>
    </w:pPr>
    <w:rPr>
      <w:sz w:val="28"/>
    </w:rPr>
  </w:style>
  <w:style w:type="paragraph" w:styleId="Heading4">
    <w:name w:val="heading 4"/>
    <w:aliases w:val="H4,Heading 4 Char Char,Char Char Char,Char Char"/>
    <w:basedOn w:val="Heading1"/>
    <w:next w:val="Body"/>
    <w:link w:val="Heading4Char"/>
    <w:uiPriority w:val="99"/>
    <w:qFormat/>
    <w:rsid w:val="00475C78"/>
    <w:pPr>
      <w:pageBreakBefore w:val="0"/>
      <w:numPr>
        <w:ilvl w:val="3"/>
      </w:numPr>
      <w:tabs>
        <w:tab w:val="clear" w:pos="576"/>
        <w:tab w:val="clear" w:pos="1152"/>
        <w:tab w:val="left" w:pos="1440"/>
      </w:tabs>
      <w:outlineLvl w:val="3"/>
    </w:pPr>
    <w:rPr>
      <w:sz w:val="28"/>
      <w:szCs w:val="21"/>
    </w:rPr>
  </w:style>
  <w:style w:type="paragraph" w:styleId="Heading5">
    <w:name w:val="heading 5"/>
    <w:basedOn w:val="Normal"/>
    <w:next w:val="Normal"/>
    <w:link w:val="Heading5Char"/>
    <w:uiPriority w:val="99"/>
    <w:qFormat/>
    <w:rsid w:val="00475C78"/>
    <w:pPr>
      <w:numPr>
        <w:ilvl w:val="4"/>
        <w:numId w:val="24"/>
      </w:numPr>
      <w:spacing w:after="60"/>
      <w:outlineLvl w:val="4"/>
    </w:pPr>
    <w:rPr>
      <w:b/>
      <w:bCs/>
      <w:i/>
      <w:iCs/>
      <w:sz w:val="26"/>
      <w:szCs w:val="26"/>
    </w:rPr>
  </w:style>
  <w:style w:type="paragraph" w:styleId="Heading6">
    <w:name w:val="heading 6"/>
    <w:basedOn w:val="Normal"/>
    <w:next w:val="Normal"/>
    <w:link w:val="Heading6Char"/>
    <w:uiPriority w:val="99"/>
    <w:qFormat/>
    <w:rsid w:val="00475C78"/>
    <w:pPr>
      <w:numPr>
        <w:ilvl w:val="5"/>
        <w:numId w:val="24"/>
      </w:numPr>
      <w:spacing w:after="60"/>
      <w:outlineLvl w:val="5"/>
    </w:pPr>
    <w:rPr>
      <w:rFonts w:ascii="Times New Roman" w:hAnsi="Times New Roman"/>
      <w:b/>
      <w:bCs/>
      <w:sz w:val="22"/>
      <w:szCs w:val="22"/>
    </w:rPr>
  </w:style>
  <w:style w:type="paragraph" w:styleId="Heading7">
    <w:name w:val="heading 7"/>
    <w:basedOn w:val="Normal"/>
    <w:next w:val="Normal"/>
    <w:link w:val="Heading7Char"/>
    <w:uiPriority w:val="99"/>
    <w:qFormat/>
    <w:rsid w:val="00475C78"/>
    <w:pPr>
      <w:numPr>
        <w:ilvl w:val="6"/>
        <w:numId w:val="24"/>
      </w:numPr>
      <w:spacing w:after="60"/>
      <w:outlineLvl w:val="6"/>
    </w:pPr>
    <w:rPr>
      <w:rFonts w:ascii="Times New Roman" w:hAnsi="Times New Roman"/>
    </w:rPr>
  </w:style>
  <w:style w:type="paragraph" w:styleId="Heading8">
    <w:name w:val="heading 8"/>
    <w:basedOn w:val="Normal"/>
    <w:next w:val="Normal"/>
    <w:link w:val="Heading8Char"/>
    <w:uiPriority w:val="99"/>
    <w:qFormat/>
    <w:rsid w:val="00475C78"/>
    <w:pPr>
      <w:numPr>
        <w:ilvl w:val="7"/>
        <w:numId w:val="24"/>
      </w:numPr>
      <w:spacing w:after="60"/>
      <w:outlineLvl w:val="7"/>
    </w:pPr>
    <w:rPr>
      <w:rFonts w:ascii="Times New Roman" w:hAnsi="Times New Roman"/>
      <w:i/>
      <w:iCs/>
    </w:rPr>
  </w:style>
  <w:style w:type="paragraph" w:styleId="Heading9">
    <w:name w:val="heading 9"/>
    <w:basedOn w:val="Normal"/>
    <w:next w:val="Normal"/>
    <w:link w:val="Heading9Char"/>
    <w:uiPriority w:val="99"/>
    <w:qFormat/>
    <w:rsid w:val="00475C78"/>
    <w:pPr>
      <w:numPr>
        <w:ilvl w:val="8"/>
        <w:numId w:val="24"/>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5C78"/>
    <w:rPr>
      <w:rFonts w:ascii="Calibri" w:eastAsia="Times New Roman" w:hAnsi="Calibri" w:cs="Times New Roman"/>
      <w:b/>
      <w:sz w:val="36"/>
      <w:szCs w:val="20"/>
    </w:rPr>
  </w:style>
  <w:style w:type="character" w:customStyle="1" w:styleId="Heading2Char">
    <w:name w:val="Heading 2 Char"/>
    <w:basedOn w:val="DefaultParagraphFont"/>
    <w:link w:val="Heading2"/>
    <w:uiPriority w:val="99"/>
    <w:rsid w:val="00475C78"/>
    <w:rPr>
      <w:rFonts w:ascii="Calibri" w:eastAsia="Times New Roman" w:hAnsi="Calibri" w:cs="Times New Roman"/>
      <w:b/>
      <w:sz w:val="32"/>
      <w:szCs w:val="20"/>
    </w:rPr>
  </w:style>
  <w:style w:type="character" w:customStyle="1" w:styleId="Heading3Char">
    <w:name w:val="Heading 3 Char"/>
    <w:basedOn w:val="DefaultParagraphFont"/>
    <w:link w:val="Heading3"/>
    <w:rsid w:val="00475C78"/>
    <w:rPr>
      <w:rFonts w:ascii="Calibri" w:eastAsia="Times New Roman" w:hAnsi="Calibri" w:cs="Times New Roman"/>
      <w:b/>
      <w:sz w:val="28"/>
      <w:szCs w:val="20"/>
    </w:rPr>
  </w:style>
  <w:style w:type="character" w:customStyle="1" w:styleId="Heading4Char">
    <w:name w:val="Heading 4 Char"/>
    <w:basedOn w:val="DefaultParagraphFont"/>
    <w:link w:val="Heading4"/>
    <w:rsid w:val="00475C78"/>
    <w:rPr>
      <w:rFonts w:ascii="Calibri" w:eastAsia="Times New Roman" w:hAnsi="Calibri" w:cs="Times New Roman"/>
      <w:b/>
      <w:sz w:val="28"/>
      <w:szCs w:val="21"/>
    </w:rPr>
  </w:style>
  <w:style w:type="character" w:customStyle="1" w:styleId="Heading5Char">
    <w:name w:val="Heading 5 Char"/>
    <w:basedOn w:val="DefaultParagraphFont"/>
    <w:link w:val="Heading5"/>
    <w:rsid w:val="00475C78"/>
    <w:rPr>
      <w:rFonts w:ascii="Calibri" w:eastAsia="Times New Roman" w:hAnsi="Calibri" w:cs="Times New Roman"/>
      <w:b/>
      <w:bCs/>
      <w:i/>
      <w:iCs/>
      <w:sz w:val="26"/>
      <w:szCs w:val="26"/>
    </w:rPr>
  </w:style>
  <w:style w:type="character" w:customStyle="1" w:styleId="Heading6Char">
    <w:name w:val="Heading 6 Char"/>
    <w:basedOn w:val="DefaultParagraphFont"/>
    <w:link w:val="Heading6"/>
    <w:rsid w:val="00475C78"/>
    <w:rPr>
      <w:rFonts w:ascii="Times New Roman" w:eastAsia="Times New Roman" w:hAnsi="Times New Roman" w:cs="Times New Roman"/>
      <w:b/>
      <w:bCs/>
    </w:rPr>
  </w:style>
  <w:style w:type="character" w:customStyle="1" w:styleId="Heading7Char">
    <w:name w:val="Heading 7 Char"/>
    <w:basedOn w:val="DefaultParagraphFont"/>
    <w:link w:val="Heading7"/>
    <w:rsid w:val="00475C78"/>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475C78"/>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475C78"/>
    <w:rPr>
      <w:rFonts w:ascii="Arial" w:eastAsia="Times New Roman" w:hAnsi="Arial" w:cs="Arial"/>
    </w:rPr>
  </w:style>
  <w:style w:type="paragraph" w:customStyle="1" w:styleId="Body">
    <w:name w:val="Body"/>
    <w:link w:val="BodyChar"/>
    <w:uiPriority w:val="99"/>
    <w:qFormat/>
    <w:rsid w:val="00475C78"/>
    <w:pPr>
      <w:spacing w:before="240" w:after="0" w:line="240" w:lineRule="auto"/>
    </w:pPr>
    <w:rPr>
      <w:rFonts w:ascii="Calibri" w:eastAsia="Times New Roman" w:hAnsi="Calibri" w:cs="Times New Roman"/>
      <w:sz w:val="24"/>
      <w:szCs w:val="24"/>
    </w:rPr>
  </w:style>
  <w:style w:type="paragraph" w:customStyle="1" w:styleId="BulletSubdash">
    <w:name w:val="BulletSub (dash)"/>
    <w:basedOn w:val="Body"/>
    <w:qFormat/>
    <w:rsid w:val="00475C78"/>
    <w:pPr>
      <w:tabs>
        <w:tab w:val="left" w:pos="864"/>
      </w:tabs>
      <w:spacing w:before="60"/>
    </w:pPr>
  </w:style>
  <w:style w:type="paragraph" w:customStyle="1" w:styleId="Bullet">
    <w:name w:val="Bullet"/>
    <w:basedOn w:val="Body"/>
    <w:qFormat/>
    <w:rsid w:val="00475C78"/>
    <w:pPr>
      <w:tabs>
        <w:tab w:val="left" w:pos="360"/>
      </w:tabs>
      <w:spacing w:before="60"/>
    </w:pPr>
  </w:style>
  <w:style w:type="paragraph" w:customStyle="1" w:styleId="BulletSub">
    <w:name w:val="BulletSub"/>
    <w:basedOn w:val="Body"/>
    <w:qFormat/>
    <w:rsid w:val="00475C78"/>
    <w:pPr>
      <w:numPr>
        <w:numId w:val="1"/>
      </w:numPr>
      <w:tabs>
        <w:tab w:val="left" w:pos="576"/>
      </w:tabs>
      <w:spacing w:before="60"/>
    </w:pPr>
  </w:style>
  <w:style w:type="table" w:customStyle="1" w:styleId="NoteTable">
    <w:name w:val="Note Table"/>
    <w:basedOn w:val="TableGrid"/>
    <w:semiHidden/>
    <w:rsid w:val="00475C78"/>
    <w:rPr>
      <w:rFonts w:ascii="Calibri" w:hAnsi="Calibri"/>
      <w:sz w:val="24"/>
    </w:rPr>
    <w:tblPr/>
  </w:style>
  <w:style w:type="table" w:styleId="TableGrid">
    <w:name w:val="Table Grid"/>
    <w:basedOn w:val="TableNormal"/>
    <w:uiPriority w:val="59"/>
    <w:rsid w:val="00475C78"/>
    <w:pPr>
      <w:spacing w:after="0" w:line="240" w:lineRule="auto"/>
      <w:textboxTightWrap w:val="allLines"/>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Text">
    <w:name w:val="Note Text"/>
    <w:basedOn w:val="Normal"/>
    <w:link w:val="NoteTextChar"/>
    <w:rsid w:val="00475C78"/>
    <w:pPr>
      <w:numPr>
        <w:numId w:val="3"/>
      </w:numPr>
      <w:tabs>
        <w:tab w:val="clear" w:pos="720"/>
        <w:tab w:val="left" w:pos="576"/>
      </w:tabs>
      <w:spacing w:before="120"/>
      <w:ind w:left="576" w:hanging="576"/>
    </w:pPr>
    <w:rPr>
      <w:color w:val="000000"/>
      <w:szCs w:val="20"/>
      <w:lang w:val="fr-FR"/>
    </w:rPr>
  </w:style>
  <w:style w:type="paragraph" w:customStyle="1" w:styleId="Step">
    <w:name w:val="Step"/>
    <w:basedOn w:val="Bullet"/>
    <w:qFormat/>
    <w:rsid w:val="00475C78"/>
    <w:pPr>
      <w:numPr>
        <w:ilvl w:val="1"/>
        <w:numId w:val="2"/>
      </w:numPr>
      <w:tabs>
        <w:tab w:val="clear" w:pos="1440"/>
        <w:tab w:val="num" w:pos="360"/>
      </w:tabs>
      <w:ind w:left="360"/>
    </w:pPr>
  </w:style>
  <w:style w:type="paragraph" w:customStyle="1" w:styleId="TableHead">
    <w:name w:val="Table Head"/>
    <w:basedOn w:val="Body"/>
    <w:semiHidden/>
    <w:rsid w:val="00475C78"/>
    <w:rPr>
      <w:b/>
    </w:rPr>
  </w:style>
  <w:style w:type="table" w:customStyle="1" w:styleId="Table-LinesHeadings">
    <w:name w:val="Table-Lines/Headings"/>
    <w:basedOn w:val="TableGrid"/>
    <w:rsid w:val="00475C78"/>
    <w:rPr>
      <w:rFonts w:ascii="Calibri" w:hAnsi="Calibri"/>
      <w:sz w:val="22"/>
    </w:rPr>
    <w:tblPr>
      <w:tblStyleRowBandSize w:val="1"/>
      <w:tblCellSpacing w:w="7" w:type="dxa"/>
      <w:tblBorders>
        <w:top w:val="single" w:sz="2" w:space="0" w:color="auto"/>
        <w:left w:val="none" w:sz="0" w:space="0" w:color="auto"/>
        <w:bottom w:val="single" w:sz="2" w:space="0" w:color="auto"/>
        <w:right w:val="none" w:sz="0" w:space="0" w:color="auto"/>
        <w:insideH w:val="none" w:sz="0" w:space="0" w:color="auto"/>
        <w:insideV w:val="none" w:sz="0" w:space="0" w:color="auto"/>
      </w:tblBorders>
      <w:tblCellMar>
        <w:left w:w="115" w:type="dxa"/>
        <w:right w:w="115" w:type="dxa"/>
      </w:tblCellMar>
    </w:tblPr>
    <w:trPr>
      <w:tblCellSpacing w:w="7" w:type="dxa"/>
    </w:trPr>
    <w:tblStylePr w:type="firstRow">
      <w:pPr>
        <w:keepNext w:val="0"/>
        <w:keepLines w:val="0"/>
        <w:pageBreakBefore w:val="0"/>
        <w:widowControl w:val="0"/>
        <w:suppressLineNumbers w:val="0"/>
        <w:suppressAutoHyphens w:val="0"/>
        <w:wordWrap/>
        <w:spacing w:beforeLines="0" w:beforeAutospacing="0" w:line="240" w:lineRule="auto"/>
        <w:ind w:firstLineChars="0" w:firstLine="0"/>
        <w:contextualSpacing/>
      </w:pPr>
      <w:rPr>
        <w:rFonts w:ascii="Cambria" w:hAnsi="Cambria"/>
        <w:b/>
        <w:caps w:val="0"/>
        <w:small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auto"/>
          <w:left w:val="nil"/>
          <w:bottom w:val="single" w:sz="2" w:space="0" w:color="auto"/>
          <w:right w:val="nil"/>
          <w:insideH w:val="nil"/>
          <w:insideV w:val="nil"/>
          <w:tl2br w:val="nil"/>
          <w:tr2bl w:val="nil"/>
        </w:tcBorders>
        <w:shd w:val="clear" w:color="auto" w:fill="E6E6E6"/>
      </w:tcPr>
    </w:tblStylePr>
    <w:tblStylePr w:type="band1Horz">
      <w:rPr>
        <w:rFonts w:ascii="TimesNewRomanPS-BoldMT" w:hAnsi="TimesNewRomanPS-BoldMT"/>
        <w:sz w:val="22"/>
      </w:rPr>
      <w:tblPr/>
      <w:tcPr>
        <w:tcBorders>
          <w:top w:val="single" w:sz="2" w:space="0" w:color="auto"/>
          <w:left w:val="nil"/>
          <w:bottom w:val="single" w:sz="2" w:space="0" w:color="auto"/>
          <w:right w:val="nil"/>
          <w:insideH w:val="nil"/>
          <w:insideV w:val="nil"/>
          <w:tl2br w:val="nil"/>
          <w:tr2bl w:val="nil"/>
        </w:tcBorders>
      </w:tcPr>
    </w:tblStylePr>
    <w:tblStylePr w:type="band2Horz">
      <w:rPr>
        <w:rFonts w:ascii="TimesNewRomanPS-BoldMT" w:hAnsi="TimesNewRomanPS-BoldMT"/>
        <w:sz w:val="22"/>
      </w:rPr>
      <w:tblPr/>
      <w:tcPr>
        <w:tcBorders>
          <w:top w:val="single" w:sz="2" w:space="0" w:color="auto"/>
          <w:left w:val="nil"/>
          <w:bottom w:val="single" w:sz="2" w:space="0" w:color="auto"/>
          <w:right w:val="nil"/>
          <w:insideH w:val="nil"/>
          <w:insideV w:val="nil"/>
          <w:tl2br w:val="nil"/>
          <w:tr2bl w:val="nil"/>
        </w:tcBorders>
      </w:tcPr>
    </w:tblStylePr>
  </w:style>
  <w:style w:type="character" w:customStyle="1" w:styleId="Bold">
    <w:name w:val="Bold"/>
    <w:basedOn w:val="DefaultParagraphFont"/>
    <w:rsid w:val="00475C78"/>
    <w:rPr>
      <w:rFonts w:ascii="Calibri" w:hAnsi="Calibri"/>
      <w:b/>
    </w:rPr>
  </w:style>
  <w:style w:type="paragraph" w:customStyle="1" w:styleId="Caption1">
    <w:name w:val="Caption1"/>
    <w:basedOn w:val="Body"/>
    <w:autoRedefine/>
    <w:rsid w:val="00475C78"/>
    <w:pPr>
      <w:keepNext/>
      <w:spacing w:before="360"/>
      <w:jc w:val="center"/>
    </w:pPr>
    <w:rPr>
      <w:rFonts w:cs="Arial"/>
      <w:b/>
    </w:rPr>
  </w:style>
  <w:style w:type="paragraph" w:customStyle="1" w:styleId="StepSubitem">
    <w:name w:val="Step Subitem"/>
    <w:basedOn w:val="BulletSub"/>
    <w:rsid w:val="00475C78"/>
    <w:pPr>
      <w:numPr>
        <w:numId w:val="17"/>
      </w:numPr>
      <w:tabs>
        <w:tab w:val="clear" w:pos="576"/>
        <w:tab w:val="left" w:pos="864"/>
      </w:tabs>
    </w:pPr>
  </w:style>
  <w:style w:type="paragraph" w:customStyle="1" w:styleId="CautionText">
    <w:name w:val="Caution Text"/>
    <w:basedOn w:val="NoteText"/>
    <w:link w:val="CautionTextCharChar"/>
    <w:rsid w:val="00475C78"/>
    <w:pPr>
      <w:numPr>
        <w:numId w:val="18"/>
      </w:numPr>
      <w:tabs>
        <w:tab w:val="clear" w:pos="302"/>
      </w:tabs>
      <w:ind w:left="576" w:hanging="576"/>
    </w:pPr>
  </w:style>
  <w:style w:type="paragraph" w:customStyle="1" w:styleId="TableText">
    <w:name w:val="Table Text"/>
    <w:basedOn w:val="Body"/>
    <w:semiHidden/>
    <w:rsid w:val="00475C78"/>
    <w:pPr>
      <w:keepNext/>
      <w:keepLines/>
      <w:tabs>
        <w:tab w:val="left" w:pos="576"/>
      </w:tabs>
      <w:autoSpaceDE w:val="0"/>
      <w:autoSpaceDN w:val="0"/>
      <w:adjustRightInd w:val="0"/>
      <w:spacing w:before="60" w:after="60"/>
    </w:pPr>
    <w:rPr>
      <w:rFonts w:cs="Arial"/>
      <w:bCs/>
      <w:color w:val="000000"/>
      <w:szCs w:val="20"/>
    </w:rPr>
  </w:style>
  <w:style w:type="paragraph" w:styleId="Footer">
    <w:name w:val="footer"/>
    <w:basedOn w:val="Body"/>
    <w:link w:val="FooterChar"/>
    <w:uiPriority w:val="99"/>
    <w:rsid w:val="00475C78"/>
    <w:pPr>
      <w:tabs>
        <w:tab w:val="center" w:pos="4680"/>
        <w:tab w:val="right" w:pos="9360"/>
      </w:tabs>
      <w:spacing w:before="0"/>
    </w:pPr>
    <w:rPr>
      <w:sz w:val="20"/>
    </w:rPr>
  </w:style>
  <w:style w:type="character" w:customStyle="1" w:styleId="FooterChar">
    <w:name w:val="Footer Char"/>
    <w:basedOn w:val="DefaultParagraphFont"/>
    <w:link w:val="Footer"/>
    <w:uiPriority w:val="99"/>
    <w:rsid w:val="00475C78"/>
    <w:rPr>
      <w:rFonts w:ascii="Calibri" w:eastAsia="Times New Roman" w:hAnsi="Calibri" w:cs="Times New Roman"/>
      <w:sz w:val="20"/>
      <w:szCs w:val="24"/>
    </w:rPr>
  </w:style>
  <w:style w:type="paragraph" w:customStyle="1" w:styleId="FooterLarge">
    <w:name w:val="Footer Large"/>
    <w:basedOn w:val="Body"/>
    <w:semiHidden/>
    <w:rsid w:val="00475C78"/>
    <w:pPr>
      <w:pBdr>
        <w:top w:val="single" w:sz="8" w:space="1" w:color="000000"/>
      </w:pBdr>
      <w:tabs>
        <w:tab w:val="center" w:pos="4806"/>
        <w:tab w:val="right" w:pos="9720"/>
      </w:tabs>
      <w:spacing w:before="120"/>
      <w:jc w:val="center"/>
    </w:pPr>
    <w:rPr>
      <w:b/>
    </w:rPr>
  </w:style>
  <w:style w:type="paragraph" w:styleId="Header">
    <w:name w:val="header"/>
    <w:basedOn w:val="Body"/>
    <w:link w:val="HeaderChar"/>
    <w:semiHidden/>
    <w:rsid w:val="00475C78"/>
    <w:pPr>
      <w:tabs>
        <w:tab w:val="right" w:pos="9360"/>
      </w:tabs>
      <w:spacing w:before="0"/>
    </w:pPr>
    <w:rPr>
      <w:b/>
    </w:rPr>
  </w:style>
  <w:style w:type="character" w:customStyle="1" w:styleId="HeaderChar">
    <w:name w:val="Header Char"/>
    <w:basedOn w:val="DefaultParagraphFont"/>
    <w:link w:val="Header"/>
    <w:semiHidden/>
    <w:rsid w:val="00475C78"/>
    <w:rPr>
      <w:rFonts w:ascii="Calibri" w:eastAsia="Times New Roman" w:hAnsi="Calibri" w:cs="Times New Roman"/>
      <w:b/>
      <w:sz w:val="24"/>
      <w:szCs w:val="24"/>
    </w:rPr>
  </w:style>
  <w:style w:type="character" w:styleId="PageNumber">
    <w:name w:val="page number"/>
    <w:basedOn w:val="DefaultParagraphFont"/>
    <w:semiHidden/>
    <w:rsid w:val="00475C78"/>
  </w:style>
  <w:style w:type="paragraph" w:styleId="HTMLPreformatted">
    <w:name w:val="HTML Preformatted"/>
    <w:basedOn w:val="Normal"/>
    <w:link w:val="HTMLPreformattedChar"/>
    <w:semiHidden/>
    <w:rsid w:val="00475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semiHidden/>
    <w:rsid w:val="00475C78"/>
    <w:rPr>
      <w:rFonts w:ascii="Courier New" w:eastAsia="Times New Roman" w:hAnsi="Courier New" w:cs="Courier New"/>
      <w:sz w:val="20"/>
      <w:szCs w:val="20"/>
    </w:rPr>
  </w:style>
  <w:style w:type="character" w:styleId="HTMLCode">
    <w:name w:val="HTML Code"/>
    <w:basedOn w:val="DefaultParagraphFont"/>
    <w:semiHidden/>
    <w:rsid w:val="00475C78"/>
    <w:rPr>
      <w:rFonts w:ascii="Courier New" w:eastAsia="Times New Roman" w:hAnsi="Courier New" w:cs="Courier New"/>
      <w:sz w:val="20"/>
      <w:szCs w:val="20"/>
    </w:rPr>
  </w:style>
  <w:style w:type="character" w:styleId="Hyperlink">
    <w:name w:val="Hyperlink"/>
    <w:basedOn w:val="DefaultParagraphFont"/>
    <w:uiPriority w:val="99"/>
    <w:rsid w:val="00475C78"/>
    <w:rPr>
      <w:color w:val="0000FF"/>
      <w:u w:val="single"/>
    </w:rPr>
  </w:style>
  <w:style w:type="paragraph" w:customStyle="1" w:styleId="StyleBody10ptBlack">
    <w:name w:val="Style Body + 10 pt Black"/>
    <w:basedOn w:val="Body"/>
    <w:semiHidden/>
    <w:rsid w:val="00475C78"/>
    <w:pPr>
      <w:spacing w:before="0"/>
    </w:pPr>
    <w:rPr>
      <w:color w:val="000000"/>
      <w:sz w:val="20"/>
    </w:rPr>
  </w:style>
  <w:style w:type="paragraph" w:styleId="Title">
    <w:name w:val="Title"/>
    <w:basedOn w:val="Body"/>
    <w:next w:val="Body"/>
    <w:link w:val="TitleChar"/>
    <w:qFormat/>
    <w:rsid w:val="00475C78"/>
    <w:pPr>
      <w:spacing w:after="60"/>
      <w:jc w:val="center"/>
      <w:outlineLvl w:val="0"/>
    </w:pPr>
    <w:rPr>
      <w:rFonts w:cs="Arial"/>
      <w:b/>
      <w:bCs/>
      <w:kern w:val="28"/>
      <w:sz w:val="48"/>
      <w:szCs w:val="32"/>
    </w:rPr>
  </w:style>
  <w:style w:type="character" w:customStyle="1" w:styleId="TitleChar">
    <w:name w:val="Title Char"/>
    <w:basedOn w:val="DefaultParagraphFont"/>
    <w:link w:val="Title"/>
    <w:rsid w:val="00475C78"/>
    <w:rPr>
      <w:rFonts w:ascii="Calibri" w:eastAsia="Times New Roman" w:hAnsi="Calibri" w:cs="Arial"/>
      <w:b/>
      <w:bCs/>
      <w:kern w:val="28"/>
      <w:sz w:val="48"/>
      <w:szCs w:val="32"/>
    </w:rPr>
  </w:style>
  <w:style w:type="paragraph" w:customStyle="1" w:styleId="TitleSub">
    <w:name w:val="TitleSub"/>
    <w:basedOn w:val="Body"/>
    <w:next w:val="Title"/>
    <w:semiHidden/>
    <w:rsid w:val="00475C78"/>
    <w:pPr>
      <w:jc w:val="center"/>
    </w:pPr>
    <w:rPr>
      <w:b/>
      <w:bCs/>
      <w:sz w:val="40"/>
      <w:szCs w:val="20"/>
    </w:rPr>
  </w:style>
  <w:style w:type="paragraph" w:customStyle="1" w:styleId="StyleFooterCentered">
    <w:name w:val="Style Footer + Centered"/>
    <w:basedOn w:val="Footer"/>
    <w:semiHidden/>
    <w:rsid w:val="00475C78"/>
    <w:rPr>
      <w:bCs/>
      <w:szCs w:val="20"/>
    </w:rPr>
  </w:style>
  <w:style w:type="paragraph" w:customStyle="1" w:styleId="ZHeadFootFirstPage">
    <w:name w:val="Z_HeadFoot First Page"/>
    <w:basedOn w:val="Footer"/>
    <w:semiHidden/>
    <w:rsid w:val="00475C78"/>
    <w:pPr>
      <w:spacing w:before="180"/>
      <w:jc w:val="center"/>
    </w:pPr>
    <w:rPr>
      <w:b/>
      <w:color w:val="FFFFFF"/>
      <w:sz w:val="24"/>
    </w:rPr>
  </w:style>
  <w:style w:type="character" w:styleId="FollowedHyperlink">
    <w:name w:val="FollowedHyperlink"/>
    <w:basedOn w:val="DefaultParagraphFont"/>
    <w:semiHidden/>
    <w:rsid w:val="00475C78"/>
    <w:rPr>
      <w:color w:val="800080"/>
      <w:u w:val="single"/>
    </w:rPr>
  </w:style>
  <w:style w:type="character" w:customStyle="1" w:styleId="NoteTextChar">
    <w:name w:val="Note Text Char"/>
    <w:basedOn w:val="DefaultParagraphFont"/>
    <w:link w:val="NoteText"/>
    <w:rsid w:val="00475C78"/>
    <w:rPr>
      <w:rFonts w:ascii="Calibri" w:eastAsia="Times New Roman" w:hAnsi="Calibri" w:cs="Times New Roman"/>
      <w:color w:val="000000"/>
      <w:sz w:val="24"/>
      <w:szCs w:val="20"/>
      <w:lang w:val="fr-FR"/>
    </w:rPr>
  </w:style>
  <w:style w:type="character" w:customStyle="1" w:styleId="CautionTextCharChar">
    <w:name w:val="Caution Text Char Char"/>
    <w:basedOn w:val="NoteTextChar"/>
    <w:link w:val="CautionText"/>
    <w:rsid w:val="00475C78"/>
    <w:rPr>
      <w:rFonts w:ascii="Calibri" w:eastAsia="Times New Roman" w:hAnsi="Calibri" w:cs="Times New Roman"/>
      <w:color w:val="000000"/>
      <w:sz w:val="24"/>
      <w:szCs w:val="20"/>
      <w:lang w:val="fr-FR"/>
    </w:rPr>
  </w:style>
  <w:style w:type="character" w:customStyle="1" w:styleId="Small10pt">
    <w:name w:val="Small 10 pt"/>
    <w:basedOn w:val="DefaultParagraphFont"/>
    <w:rsid w:val="00475C78"/>
    <w:rPr>
      <w:rFonts w:ascii="Calibri" w:hAnsi="Calibri"/>
      <w:sz w:val="20"/>
    </w:rPr>
  </w:style>
  <w:style w:type="paragraph" w:customStyle="1" w:styleId="Code">
    <w:name w:val="Code"/>
    <w:link w:val="CodeChar"/>
    <w:rsid w:val="00475C78"/>
    <w:pPr>
      <w:tabs>
        <w:tab w:val="left" w:pos="288"/>
        <w:tab w:val="left" w:pos="576"/>
        <w:tab w:val="left" w:pos="864"/>
        <w:tab w:val="left" w:pos="1152"/>
        <w:tab w:val="left" w:pos="1440"/>
      </w:tabs>
      <w:spacing w:after="0" w:line="240" w:lineRule="auto"/>
    </w:pPr>
    <w:rPr>
      <w:rFonts w:ascii="Courier New" w:eastAsia="Times New Roman" w:hAnsi="Courier New" w:cs="Times New Roman"/>
      <w:szCs w:val="24"/>
    </w:rPr>
  </w:style>
  <w:style w:type="character" w:customStyle="1" w:styleId="CodeFont">
    <w:name w:val="Code Font"/>
    <w:basedOn w:val="DefaultParagraphFont"/>
    <w:rsid w:val="00475C78"/>
    <w:rPr>
      <w:rFonts w:ascii="Courier New" w:hAnsi="Courier New"/>
      <w:color w:val="auto"/>
      <w:sz w:val="24"/>
    </w:rPr>
  </w:style>
  <w:style w:type="paragraph" w:customStyle="1" w:styleId="HeadingFront">
    <w:name w:val="Heading Front"/>
    <w:basedOn w:val="Heading1"/>
    <w:semiHidden/>
    <w:rsid w:val="00475C78"/>
    <w:pPr>
      <w:jc w:val="center"/>
    </w:pPr>
  </w:style>
  <w:style w:type="paragraph" w:styleId="TOC1">
    <w:name w:val="toc 1"/>
    <w:basedOn w:val="Normal"/>
    <w:next w:val="Normal"/>
    <w:autoRedefine/>
    <w:uiPriority w:val="39"/>
    <w:rsid w:val="00852872"/>
    <w:pPr>
      <w:tabs>
        <w:tab w:val="left" w:pos="480"/>
        <w:tab w:val="right" w:leader="dot" w:pos="9350"/>
      </w:tabs>
      <w:spacing w:before="60"/>
    </w:pPr>
    <w:rPr>
      <w:noProof/>
    </w:rPr>
  </w:style>
  <w:style w:type="paragraph" w:styleId="TOC2">
    <w:name w:val="toc 2"/>
    <w:basedOn w:val="Normal"/>
    <w:next w:val="Normal"/>
    <w:autoRedefine/>
    <w:uiPriority w:val="39"/>
    <w:rsid w:val="00475C78"/>
    <w:pPr>
      <w:ind w:left="240"/>
    </w:pPr>
  </w:style>
  <w:style w:type="paragraph" w:styleId="TOC3">
    <w:name w:val="toc 3"/>
    <w:basedOn w:val="Normal"/>
    <w:next w:val="Normal"/>
    <w:autoRedefine/>
    <w:uiPriority w:val="39"/>
    <w:rsid w:val="00475C78"/>
    <w:pPr>
      <w:tabs>
        <w:tab w:val="left" w:pos="1320"/>
        <w:tab w:val="right" w:leader="dot" w:pos="9350"/>
      </w:tabs>
      <w:spacing w:beforeLines="50"/>
      <w:ind w:left="475"/>
    </w:pPr>
  </w:style>
  <w:style w:type="paragraph" w:customStyle="1" w:styleId="NonTOC">
    <w:name w:val="Non TOC"/>
    <w:semiHidden/>
    <w:rsid w:val="00475C78"/>
    <w:pPr>
      <w:spacing w:after="0" w:line="240" w:lineRule="auto"/>
    </w:pPr>
    <w:rPr>
      <w:rFonts w:ascii="Calibri" w:eastAsia="Times New Roman" w:hAnsi="Calibri" w:cs="Times New Roman"/>
      <w:b/>
      <w:sz w:val="36"/>
      <w:szCs w:val="20"/>
    </w:rPr>
  </w:style>
  <w:style w:type="numbering" w:styleId="111111">
    <w:name w:val="Outline List 2"/>
    <w:basedOn w:val="NoList"/>
    <w:semiHidden/>
    <w:rsid w:val="00475C78"/>
    <w:pPr>
      <w:numPr>
        <w:numId w:val="13"/>
      </w:numPr>
    </w:pPr>
  </w:style>
  <w:style w:type="numbering" w:styleId="1ai">
    <w:name w:val="Outline List 1"/>
    <w:basedOn w:val="NoList"/>
    <w:semiHidden/>
    <w:rsid w:val="00475C78"/>
    <w:pPr>
      <w:numPr>
        <w:numId w:val="14"/>
      </w:numPr>
    </w:pPr>
  </w:style>
  <w:style w:type="numbering" w:styleId="ArticleSection">
    <w:name w:val="Outline List 3"/>
    <w:basedOn w:val="NoList"/>
    <w:semiHidden/>
    <w:rsid w:val="00475C78"/>
    <w:pPr>
      <w:numPr>
        <w:numId w:val="15"/>
      </w:numPr>
    </w:pPr>
  </w:style>
  <w:style w:type="paragraph" w:styleId="BodyText">
    <w:name w:val="Body Text"/>
    <w:basedOn w:val="Normal"/>
    <w:link w:val="BodyTextChar"/>
    <w:semiHidden/>
    <w:rsid w:val="00475C78"/>
    <w:pPr>
      <w:spacing w:after="120"/>
    </w:pPr>
  </w:style>
  <w:style w:type="character" w:customStyle="1" w:styleId="BodyTextChar">
    <w:name w:val="Body Text Char"/>
    <w:basedOn w:val="DefaultParagraphFont"/>
    <w:link w:val="BodyText"/>
    <w:semiHidden/>
    <w:rsid w:val="00475C78"/>
    <w:rPr>
      <w:rFonts w:ascii="Calibri" w:eastAsia="Times New Roman" w:hAnsi="Calibri" w:cs="Times New Roman"/>
      <w:sz w:val="24"/>
      <w:szCs w:val="24"/>
    </w:rPr>
  </w:style>
  <w:style w:type="paragraph" w:styleId="BodyText2">
    <w:name w:val="Body Text 2"/>
    <w:basedOn w:val="Normal"/>
    <w:link w:val="BodyText2Char"/>
    <w:semiHidden/>
    <w:rsid w:val="00475C78"/>
    <w:pPr>
      <w:spacing w:after="120" w:line="480" w:lineRule="auto"/>
    </w:pPr>
  </w:style>
  <w:style w:type="character" w:customStyle="1" w:styleId="BodyText2Char">
    <w:name w:val="Body Text 2 Char"/>
    <w:basedOn w:val="DefaultParagraphFont"/>
    <w:link w:val="BodyText2"/>
    <w:semiHidden/>
    <w:rsid w:val="00475C78"/>
    <w:rPr>
      <w:rFonts w:ascii="Calibri" w:eastAsia="Times New Roman" w:hAnsi="Calibri" w:cs="Times New Roman"/>
      <w:sz w:val="24"/>
      <w:szCs w:val="24"/>
    </w:rPr>
  </w:style>
  <w:style w:type="paragraph" w:styleId="BodyText3">
    <w:name w:val="Body Text 3"/>
    <w:basedOn w:val="Normal"/>
    <w:link w:val="BodyText3Char"/>
    <w:semiHidden/>
    <w:rsid w:val="00475C78"/>
    <w:pPr>
      <w:spacing w:after="120"/>
    </w:pPr>
    <w:rPr>
      <w:sz w:val="16"/>
      <w:szCs w:val="16"/>
    </w:rPr>
  </w:style>
  <w:style w:type="character" w:customStyle="1" w:styleId="BodyText3Char">
    <w:name w:val="Body Text 3 Char"/>
    <w:basedOn w:val="DefaultParagraphFont"/>
    <w:link w:val="BodyText3"/>
    <w:semiHidden/>
    <w:rsid w:val="00475C78"/>
    <w:rPr>
      <w:rFonts w:ascii="Calibri" w:eastAsia="Times New Roman" w:hAnsi="Calibri" w:cs="Times New Roman"/>
      <w:sz w:val="16"/>
      <w:szCs w:val="16"/>
    </w:rPr>
  </w:style>
  <w:style w:type="paragraph" w:styleId="BodyTextFirstIndent">
    <w:name w:val="Body Text First Indent"/>
    <w:basedOn w:val="BodyText"/>
    <w:link w:val="BodyTextFirstIndentChar"/>
    <w:semiHidden/>
    <w:rsid w:val="00475C78"/>
    <w:pPr>
      <w:ind w:firstLine="210"/>
    </w:pPr>
  </w:style>
  <w:style w:type="character" w:customStyle="1" w:styleId="BodyTextFirstIndentChar">
    <w:name w:val="Body Text First Indent Char"/>
    <w:basedOn w:val="BodyTextChar"/>
    <w:link w:val="BodyTextFirstIndent"/>
    <w:semiHidden/>
    <w:rsid w:val="00475C78"/>
    <w:rPr>
      <w:rFonts w:ascii="Calibri" w:eastAsia="Times New Roman" w:hAnsi="Calibri" w:cs="Times New Roman"/>
      <w:sz w:val="24"/>
      <w:szCs w:val="24"/>
    </w:rPr>
  </w:style>
  <w:style w:type="paragraph" w:styleId="BodyTextIndent">
    <w:name w:val="Body Text Indent"/>
    <w:basedOn w:val="Normal"/>
    <w:link w:val="BodyTextIndentChar"/>
    <w:semiHidden/>
    <w:rsid w:val="00475C78"/>
    <w:pPr>
      <w:spacing w:after="120"/>
      <w:ind w:left="360"/>
    </w:pPr>
  </w:style>
  <w:style w:type="character" w:customStyle="1" w:styleId="BodyTextIndentChar">
    <w:name w:val="Body Text Indent Char"/>
    <w:basedOn w:val="DefaultParagraphFont"/>
    <w:link w:val="BodyTextIndent"/>
    <w:semiHidden/>
    <w:rsid w:val="00475C78"/>
    <w:rPr>
      <w:rFonts w:ascii="Calibri" w:eastAsia="Times New Roman" w:hAnsi="Calibri" w:cs="Times New Roman"/>
      <w:sz w:val="24"/>
      <w:szCs w:val="24"/>
    </w:rPr>
  </w:style>
  <w:style w:type="paragraph" w:styleId="BodyTextFirstIndent2">
    <w:name w:val="Body Text First Indent 2"/>
    <w:basedOn w:val="BodyTextIndent"/>
    <w:link w:val="BodyTextFirstIndent2Char"/>
    <w:semiHidden/>
    <w:rsid w:val="00475C78"/>
    <w:pPr>
      <w:ind w:firstLine="210"/>
    </w:pPr>
  </w:style>
  <w:style w:type="character" w:customStyle="1" w:styleId="BodyTextFirstIndent2Char">
    <w:name w:val="Body Text First Indent 2 Char"/>
    <w:basedOn w:val="BodyTextIndentChar"/>
    <w:link w:val="BodyTextFirstIndent2"/>
    <w:semiHidden/>
    <w:rsid w:val="00475C78"/>
    <w:rPr>
      <w:rFonts w:ascii="Calibri" w:eastAsia="Times New Roman" w:hAnsi="Calibri" w:cs="Times New Roman"/>
      <w:sz w:val="24"/>
      <w:szCs w:val="24"/>
    </w:rPr>
  </w:style>
  <w:style w:type="paragraph" w:styleId="BodyTextIndent2">
    <w:name w:val="Body Text Indent 2"/>
    <w:basedOn w:val="Normal"/>
    <w:link w:val="BodyTextIndent2Char"/>
    <w:semiHidden/>
    <w:rsid w:val="00475C78"/>
    <w:pPr>
      <w:spacing w:after="120" w:line="480" w:lineRule="auto"/>
      <w:ind w:left="360"/>
    </w:pPr>
  </w:style>
  <w:style w:type="character" w:customStyle="1" w:styleId="BodyTextIndent2Char">
    <w:name w:val="Body Text Indent 2 Char"/>
    <w:basedOn w:val="DefaultParagraphFont"/>
    <w:link w:val="BodyTextIndent2"/>
    <w:semiHidden/>
    <w:rsid w:val="00475C78"/>
    <w:rPr>
      <w:rFonts w:ascii="Calibri" w:eastAsia="Times New Roman" w:hAnsi="Calibri" w:cs="Times New Roman"/>
      <w:sz w:val="24"/>
      <w:szCs w:val="24"/>
    </w:rPr>
  </w:style>
  <w:style w:type="paragraph" w:styleId="BodyTextIndent3">
    <w:name w:val="Body Text Indent 3"/>
    <w:basedOn w:val="Normal"/>
    <w:link w:val="BodyTextIndent3Char"/>
    <w:semiHidden/>
    <w:rsid w:val="00475C78"/>
    <w:pPr>
      <w:spacing w:after="120"/>
      <w:ind w:left="360"/>
    </w:pPr>
    <w:rPr>
      <w:sz w:val="16"/>
      <w:szCs w:val="16"/>
    </w:rPr>
  </w:style>
  <w:style w:type="character" w:customStyle="1" w:styleId="BodyTextIndent3Char">
    <w:name w:val="Body Text Indent 3 Char"/>
    <w:basedOn w:val="DefaultParagraphFont"/>
    <w:link w:val="BodyTextIndent3"/>
    <w:semiHidden/>
    <w:rsid w:val="00475C78"/>
    <w:rPr>
      <w:rFonts w:ascii="Calibri" w:eastAsia="Times New Roman" w:hAnsi="Calibri" w:cs="Times New Roman"/>
      <w:sz w:val="16"/>
      <w:szCs w:val="16"/>
    </w:rPr>
  </w:style>
  <w:style w:type="paragraph" w:styleId="Date">
    <w:name w:val="Date"/>
    <w:basedOn w:val="Normal"/>
    <w:next w:val="Normal"/>
    <w:link w:val="DateChar"/>
    <w:semiHidden/>
    <w:rsid w:val="00475C78"/>
  </w:style>
  <w:style w:type="character" w:customStyle="1" w:styleId="DateChar">
    <w:name w:val="Date Char"/>
    <w:basedOn w:val="DefaultParagraphFont"/>
    <w:link w:val="Date"/>
    <w:semiHidden/>
    <w:rsid w:val="00475C78"/>
    <w:rPr>
      <w:rFonts w:ascii="Calibri" w:eastAsia="Times New Roman" w:hAnsi="Calibri" w:cs="Times New Roman"/>
      <w:sz w:val="24"/>
      <w:szCs w:val="24"/>
    </w:rPr>
  </w:style>
  <w:style w:type="paragraph" w:styleId="E-mailSignature">
    <w:name w:val="E-mail Signature"/>
    <w:basedOn w:val="Normal"/>
    <w:link w:val="E-mailSignatureChar"/>
    <w:semiHidden/>
    <w:rsid w:val="00475C78"/>
  </w:style>
  <w:style w:type="character" w:customStyle="1" w:styleId="E-mailSignatureChar">
    <w:name w:val="E-mail Signature Char"/>
    <w:basedOn w:val="DefaultParagraphFont"/>
    <w:link w:val="E-mailSignature"/>
    <w:semiHidden/>
    <w:rsid w:val="00475C78"/>
    <w:rPr>
      <w:rFonts w:ascii="Calibri" w:eastAsia="Times New Roman" w:hAnsi="Calibri" w:cs="Times New Roman"/>
      <w:sz w:val="24"/>
      <w:szCs w:val="24"/>
    </w:rPr>
  </w:style>
  <w:style w:type="paragraph" w:styleId="EnvelopeAddress">
    <w:name w:val="envelope address"/>
    <w:basedOn w:val="Normal"/>
    <w:semiHidden/>
    <w:rsid w:val="00475C78"/>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475C78"/>
    <w:rPr>
      <w:rFonts w:ascii="Arial" w:hAnsi="Arial" w:cs="Arial"/>
      <w:sz w:val="20"/>
      <w:szCs w:val="20"/>
    </w:rPr>
  </w:style>
  <w:style w:type="character" w:styleId="HTMLAcronym">
    <w:name w:val="HTML Acronym"/>
    <w:basedOn w:val="DefaultParagraphFont"/>
    <w:semiHidden/>
    <w:rsid w:val="00475C78"/>
  </w:style>
  <w:style w:type="paragraph" w:styleId="HTMLAddress">
    <w:name w:val="HTML Address"/>
    <w:basedOn w:val="Normal"/>
    <w:link w:val="HTMLAddressChar"/>
    <w:semiHidden/>
    <w:rsid w:val="00475C78"/>
    <w:rPr>
      <w:i/>
      <w:iCs/>
    </w:rPr>
  </w:style>
  <w:style w:type="character" w:customStyle="1" w:styleId="HTMLAddressChar">
    <w:name w:val="HTML Address Char"/>
    <w:basedOn w:val="DefaultParagraphFont"/>
    <w:link w:val="HTMLAddress"/>
    <w:semiHidden/>
    <w:rsid w:val="00475C78"/>
    <w:rPr>
      <w:rFonts w:ascii="Calibri" w:eastAsia="Times New Roman" w:hAnsi="Calibri" w:cs="Times New Roman"/>
      <w:i/>
      <w:iCs/>
      <w:sz w:val="24"/>
      <w:szCs w:val="24"/>
    </w:rPr>
  </w:style>
  <w:style w:type="character" w:styleId="HTMLCite">
    <w:name w:val="HTML Cite"/>
    <w:basedOn w:val="DefaultParagraphFont"/>
    <w:semiHidden/>
    <w:rsid w:val="00475C78"/>
    <w:rPr>
      <w:i/>
      <w:iCs/>
    </w:rPr>
  </w:style>
  <w:style w:type="character" w:styleId="HTMLDefinition">
    <w:name w:val="HTML Definition"/>
    <w:basedOn w:val="DefaultParagraphFont"/>
    <w:semiHidden/>
    <w:rsid w:val="00475C78"/>
    <w:rPr>
      <w:i/>
      <w:iCs/>
    </w:rPr>
  </w:style>
  <w:style w:type="character" w:styleId="HTMLKeyboard">
    <w:name w:val="HTML Keyboard"/>
    <w:basedOn w:val="DefaultParagraphFont"/>
    <w:semiHidden/>
    <w:rsid w:val="00475C78"/>
    <w:rPr>
      <w:rFonts w:ascii="Courier New" w:hAnsi="Courier New" w:cs="Courier New"/>
      <w:sz w:val="20"/>
      <w:szCs w:val="20"/>
    </w:rPr>
  </w:style>
  <w:style w:type="character" w:styleId="HTMLSample">
    <w:name w:val="HTML Sample"/>
    <w:basedOn w:val="DefaultParagraphFont"/>
    <w:semiHidden/>
    <w:rsid w:val="00475C78"/>
    <w:rPr>
      <w:rFonts w:ascii="Courier New" w:hAnsi="Courier New" w:cs="Courier New"/>
    </w:rPr>
  </w:style>
  <w:style w:type="character" w:styleId="HTMLTypewriter">
    <w:name w:val="HTML Typewriter"/>
    <w:basedOn w:val="DefaultParagraphFont"/>
    <w:semiHidden/>
    <w:rsid w:val="00475C78"/>
    <w:rPr>
      <w:rFonts w:ascii="Courier New" w:hAnsi="Courier New" w:cs="Courier New"/>
      <w:sz w:val="20"/>
      <w:szCs w:val="20"/>
    </w:rPr>
  </w:style>
  <w:style w:type="character" w:styleId="HTMLVariable">
    <w:name w:val="HTML Variable"/>
    <w:basedOn w:val="DefaultParagraphFont"/>
    <w:semiHidden/>
    <w:rsid w:val="00475C78"/>
    <w:rPr>
      <w:i/>
      <w:iCs/>
    </w:rPr>
  </w:style>
  <w:style w:type="character" w:styleId="LineNumber">
    <w:name w:val="line number"/>
    <w:basedOn w:val="DefaultParagraphFont"/>
    <w:semiHidden/>
    <w:rsid w:val="00475C78"/>
  </w:style>
  <w:style w:type="paragraph" w:styleId="List">
    <w:name w:val="List"/>
    <w:basedOn w:val="Normal"/>
    <w:semiHidden/>
    <w:rsid w:val="00475C78"/>
    <w:pPr>
      <w:ind w:left="360" w:hanging="360"/>
    </w:pPr>
  </w:style>
  <w:style w:type="paragraph" w:styleId="List2">
    <w:name w:val="List 2"/>
    <w:basedOn w:val="Normal"/>
    <w:semiHidden/>
    <w:rsid w:val="00475C78"/>
    <w:pPr>
      <w:ind w:left="720" w:hanging="360"/>
    </w:pPr>
  </w:style>
  <w:style w:type="paragraph" w:styleId="List3">
    <w:name w:val="List 3"/>
    <w:basedOn w:val="Normal"/>
    <w:semiHidden/>
    <w:rsid w:val="00475C78"/>
    <w:pPr>
      <w:ind w:left="1080" w:hanging="360"/>
    </w:pPr>
  </w:style>
  <w:style w:type="paragraph" w:styleId="List4">
    <w:name w:val="List 4"/>
    <w:basedOn w:val="Normal"/>
    <w:semiHidden/>
    <w:rsid w:val="00475C78"/>
    <w:pPr>
      <w:ind w:left="1440" w:hanging="360"/>
    </w:pPr>
  </w:style>
  <w:style w:type="paragraph" w:styleId="List5">
    <w:name w:val="List 5"/>
    <w:basedOn w:val="Normal"/>
    <w:semiHidden/>
    <w:rsid w:val="00475C78"/>
    <w:pPr>
      <w:ind w:left="1800" w:hanging="360"/>
    </w:pPr>
  </w:style>
  <w:style w:type="paragraph" w:styleId="ListBullet">
    <w:name w:val="List Bullet"/>
    <w:basedOn w:val="Normal"/>
    <w:semiHidden/>
    <w:rsid w:val="00475C78"/>
    <w:pPr>
      <w:numPr>
        <w:numId w:val="11"/>
      </w:numPr>
    </w:pPr>
  </w:style>
  <w:style w:type="paragraph" w:styleId="ListBullet2">
    <w:name w:val="List Bullet 2"/>
    <w:basedOn w:val="Normal"/>
    <w:semiHidden/>
    <w:rsid w:val="00475C78"/>
    <w:pPr>
      <w:numPr>
        <w:numId w:val="12"/>
      </w:numPr>
    </w:pPr>
  </w:style>
  <w:style w:type="paragraph" w:styleId="ListBullet3">
    <w:name w:val="List Bullet 3"/>
    <w:basedOn w:val="Normal"/>
    <w:semiHidden/>
    <w:rsid w:val="00475C78"/>
    <w:pPr>
      <w:numPr>
        <w:numId w:val="9"/>
      </w:numPr>
    </w:pPr>
  </w:style>
  <w:style w:type="paragraph" w:styleId="ListBullet4">
    <w:name w:val="List Bullet 4"/>
    <w:basedOn w:val="Normal"/>
    <w:rsid w:val="00475C78"/>
    <w:pPr>
      <w:numPr>
        <w:numId w:val="10"/>
      </w:numPr>
    </w:pPr>
  </w:style>
  <w:style w:type="paragraph" w:styleId="ListBullet5">
    <w:name w:val="List Bullet 5"/>
    <w:basedOn w:val="Normal"/>
    <w:rsid w:val="00475C78"/>
    <w:pPr>
      <w:numPr>
        <w:numId w:val="8"/>
      </w:numPr>
    </w:pPr>
  </w:style>
  <w:style w:type="paragraph" w:styleId="ListContinue">
    <w:name w:val="List Continue"/>
    <w:basedOn w:val="Normal"/>
    <w:semiHidden/>
    <w:rsid w:val="00475C78"/>
    <w:pPr>
      <w:spacing w:after="120"/>
      <w:ind w:left="360"/>
    </w:pPr>
  </w:style>
  <w:style w:type="paragraph" w:styleId="ListContinue2">
    <w:name w:val="List Continue 2"/>
    <w:basedOn w:val="Normal"/>
    <w:semiHidden/>
    <w:rsid w:val="00475C78"/>
    <w:pPr>
      <w:spacing w:after="120"/>
      <w:ind w:left="720"/>
    </w:pPr>
  </w:style>
  <w:style w:type="paragraph" w:styleId="ListContinue3">
    <w:name w:val="List Continue 3"/>
    <w:basedOn w:val="Normal"/>
    <w:semiHidden/>
    <w:rsid w:val="00475C78"/>
    <w:pPr>
      <w:spacing w:after="120"/>
      <w:ind w:left="1080"/>
    </w:pPr>
  </w:style>
  <w:style w:type="paragraph" w:styleId="ListContinue4">
    <w:name w:val="List Continue 4"/>
    <w:basedOn w:val="Normal"/>
    <w:semiHidden/>
    <w:rsid w:val="00475C78"/>
    <w:pPr>
      <w:spacing w:after="120"/>
      <w:ind w:left="1440"/>
    </w:pPr>
  </w:style>
  <w:style w:type="paragraph" w:styleId="ListContinue5">
    <w:name w:val="List Continue 5"/>
    <w:basedOn w:val="Normal"/>
    <w:semiHidden/>
    <w:rsid w:val="00475C78"/>
    <w:pPr>
      <w:spacing w:after="120"/>
      <w:ind w:left="1800"/>
    </w:pPr>
  </w:style>
  <w:style w:type="paragraph" w:styleId="ListNumber">
    <w:name w:val="List Number"/>
    <w:basedOn w:val="Normal"/>
    <w:semiHidden/>
    <w:rsid w:val="00475C78"/>
    <w:pPr>
      <w:numPr>
        <w:numId w:val="20"/>
      </w:numPr>
    </w:pPr>
  </w:style>
  <w:style w:type="paragraph" w:styleId="ListNumber2">
    <w:name w:val="List Number 2"/>
    <w:basedOn w:val="Normal"/>
    <w:semiHidden/>
    <w:rsid w:val="00475C78"/>
    <w:pPr>
      <w:numPr>
        <w:numId w:val="6"/>
      </w:numPr>
    </w:pPr>
  </w:style>
  <w:style w:type="paragraph" w:styleId="ListNumber3">
    <w:name w:val="List Number 3"/>
    <w:basedOn w:val="Normal"/>
    <w:semiHidden/>
    <w:rsid w:val="00475C78"/>
    <w:pPr>
      <w:numPr>
        <w:numId w:val="7"/>
      </w:numPr>
    </w:pPr>
  </w:style>
  <w:style w:type="paragraph" w:styleId="ListNumber4">
    <w:name w:val="List Number 4"/>
    <w:basedOn w:val="Normal"/>
    <w:semiHidden/>
    <w:rsid w:val="00475C78"/>
    <w:pPr>
      <w:numPr>
        <w:numId w:val="4"/>
      </w:numPr>
    </w:pPr>
  </w:style>
  <w:style w:type="paragraph" w:styleId="ListNumber5">
    <w:name w:val="List Number 5"/>
    <w:basedOn w:val="Normal"/>
    <w:semiHidden/>
    <w:rsid w:val="00475C78"/>
    <w:pPr>
      <w:numPr>
        <w:numId w:val="5"/>
      </w:numPr>
    </w:pPr>
  </w:style>
  <w:style w:type="paragraph" w:styleId="NormalWeb">
    <w:name w:val="Normal (Web)"/>
    <w:basedOn w:val="Normal"/>
    <w:uiPriority w:val="99"/>
    <w:semiHidden/>
    <w:rsid w:val="00475C78"/>
    <w:rPr>
      <w:rFonts w:ascii="Times New Roman" w:hAnsi="Times New Roman"/>
    </w:rPr>
  </w:style>
  <w:style w:type="paragraph" w:styleId="NormalIndent">
    <w:name w:val="Normal Indent"/>
    <w:basedOn w:val="Normal"/>
    <w:semiHidden/>
    <w:rsid w:val="00475C78"/>
    <w:pPr>
      <w:ind w:left="720"/>
    </w:pPr>
  </w:style>
  <w:style w:type="paragraph" w:styleId="Salutation">
    <w:name w:val="Salutation"/>
    <w:basedOn w:val="Normal"/>
    <w:next w:val="Normal"/>
    <w:link w:val="SalutationChar"/>
    <w:semiHidden/>
    <w:rsid w:val="00475C78"/>
  </w:style>
  <w:style w:type="character" w:customStyle="1" w:styleId="SalutationChar">
    <w:name w:val="Salutation Char"/>
    <w:basedOn w:val="DefaultParagraphFont"/>
    <w:link w:val="Salutation"/>
    <w:semiHidden/>
    <w:rsid w:val="00475C78"/>
    <w:rPr>
      <w:rFonts w:ascii="Calibri" w:eastAsia="Times New Roman" w:hAnsi="Calibri" w:cs="Times New Roman"/>
      <w:sz w:val="24"/>
      <w:szCs w:val="24"/>
    </w:rPr>
  </w:style>
  <w:style w:type="paragraph" w:styleId="Signature">
    <w:name w:val="Signature"/>
    <w:basedOn w:val="Normal"/>
    <w:link w:val="SignatureChar"/>
    <w:semiHidden/>
    <w:rsid w:val="00475C78"/>
    <w:pPr>
      <w:ind w:left="4320"/>
    </w:pPr>
  </w:style>
  <w:style w:type="character" w:customStyle="1" w:styleId="SignatureChar">
    <w:name w:val="Signature Char"/>
    <w:basedOn w:val="DefaultParagraphFont"/>
    <w:link w:val="Signature"/>
    <w:semiHidden/>
    <w:rsid w:val="00475C78"/>
    <w:rPr>
      <w:rFonts w:ascii="Calibri" w:eastAsia="Times New Roman" w:hAnsi="Calibri" w:cs="Times New Roman"/>
      <w:sz w:val="24"/>
      <w:szCs w:val="24"/>
    </w:rPr>
  </w:style>
  <w:style w:type="character" w:styleId="Strong">
    <w:name w:val="Strong"/>
    <w:basedOn w:val="DefaultParagraphFont"/>
    <w:qFormat/>
    <w:rsid w:val="00475C78"/>
    <w:rPr>
      <w:b/>
      <w:bCs/>
    </w:rPr>
  </w:style>
  <w:style w:type="paragraph" w:styleId="Subtitle">
    <w:name w:val="Subtitle"/>
    <w:basedOn w:val="Normal"/>
    <w:link w:val="SubtitleChar"/>
    <w:rsid w:val="00475C78"/>
    <w:pPr>
      <w:spacing w:after="60"/>
      <w:jc w:val="center"/>
      <w:outlineLvl w:val="1"/>
    </w:pPr>
    <w:rPr>
      <w:rFonts w:ascii="Arial" w:hAnsi="Arial" w:cs="Arial"/>
    </w:rPr>
  </w:style>
  <w:style w:type="character" w:customStyle="1" w:styleId="SubtitleChar">
    <w:name w:val="Subtitle Char"/>
    <w:basedOn w:val="DefaultParagraphFont"/>
    <w:link w:val="Subtitle"/>
    <w:rsid w:val="00475C78"/>
    <w:rPr>
      <w:rFonts w:ascii="Arial" w:eastAsia="Times New Roman" w:hAnsi="Arial" w:cs="Arial"/>
      <w:sz w:val="24"/>
      <w:szCs w:val="24"/>
    </w:rPr>
  </w:style>
  <w:style w:type="table" w:styleId="Table3Deffects1">
    <w:name w:val="Table 3D effects 1"/>
    <w:basedOn w:val="TableNormal"/>
    <w:semiHidden/>
    <w:rsid w:val="00475C78"/>
    <w:pPr>
      <w:spacing w:after="0" w:line="240" w:lineRule="auto"/>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75C78"/>
    <w:pPr>
      <w:spacing w:after="0" w:line="240" w:lineRule="auto"/>
    </w:pPr>
    <w:rPr>
      <w:rFonts w:ascii="Times New Roman" w:eastAsia="Times New Roman" w:hAnsi="Times New Roman" w:cs="Times New Roman"/>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75C78"/>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75C78"/>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75C78"/>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75C78"/>
    <w:pPr>
      <w:spacing w:after="0" w:line="240" w:lineRule="auto"/>
    </w:pPr>
    <w:rPr>
      <w:rFonts w:ascii="Times New Roman" w:eastAsia="Times New Roman" w:hAnsi="Times New Roman"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75C78"/>
    <w:pPr>
      <w:spacing w:after="0" w:line="240" w:lineRule="auto"/>
    </w:pPr>
    <w:rPr>
      <w:rFonts w:ascii="Times New Roman" w:eastAsia="Times New Roman" w:hAnsi="Times New Roman" w:cs="Times New Roman"/>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75C78"/>
    <w:pPr>
      <w:spacing w:after="0" w:line="240" w:lineRule="auto"/>
    </w:pPr>
    <w:rPr>
      <w:rFonts w:ascii="Times New Roman" w:eastAsia="Times New Roman" w:hAnsi="Times New Roman" w:cs="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75C78"/>
    <w:pPr>
      <w:spacing w:after="0" w:line="240" w:lineRule="auto"/>
    </w:pPr>
    <w:rPr>
      <w:rFonts w:ascii="Times New Roman" w:eastAsia="Times New Roman" w:hAnsi="Times New Roman" w:cs="Times New Roman"/>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75C78"/>
    <w:pPr>
      <w:spacing w:after="0" w:line="240" w:lineRule="auto"/>
    </w:pPr>
    <w:rPr>
      <w:rFonts w:ascii="Times New Roman" w:eastAsia="Times New Roman" w:hAnsi="Times New Roman" w:cs="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75C78"/>
    <w:pPr>
      <w:spacing w:after="0" w:line="240" w:lineRule="auto"/>
    </w:pPr>
    <w:rPr>
      <w:rFonts w:ascii="Times New Roman" w:eastAsia="Times New Roman" w:hAnsi="Times New Roman" w:cs="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75C78"/>
    <w:pPr>
      <w:spacing w:after="0" w:line="240" w:lineRule="auto"/>
    </w:pPr>
    <w:rPr>
      <w:rFonts w:ascii="Times New Roman" w:eastAsia="Times New Roman" w:hAnsi="Times New Roman" w:cs="Times New Roman"/>
      <w:b/>
      <w:bCs/>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75C78"/>
    <w:pPr>
      <w:spacing w:after="0" w:line="240" w:lineRule="auto"/>
    </w:pPr>
    <w:rPr>
      <w:rFonts w:ascii="Times New Roman" w:eastAsia="Times New Roman" w:hAnsi="Times New Roman" w:cs="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75C78"/>
    <w:pPr>
      <w:spacing w:after="0" w:line="240" w:lineRule="auto"/>
    </w:pPr>
    <w:rPr>
      <w:rFonts w:ascii="Times New Roman" w:eastAsia="Times New Roman" w:hAnsi="Times New Roman" w:cs="Times New Roman"/>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75C78"/>
    <w:pPr>
      <w:spacing w:after="0" w:line="240" w:lineRule="auto"/>
    </w:pPr>
    <w:rPr>
      <w:rFonts w:ascii="Times New Roman" w:eastAsia="Times New Roman" w:hAnsi="Times New Roman" w:cs="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75C78"/>
    <w:pPr>
      <w:spacing w:after="0" w:line="240" w:lineRule="auto"/>
    </w:pPr>
    <w:rPr>
      <w:rFonts w:ascii="Times New Roman" w:eastAsia="Times New Roman" w:hAnsi="Times New Roman" w:cs="Times New Roman"/>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75C78"/>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2">
    <w:name w:val="Table Grid 2"/>
    <w:basedOn w:val="TableNormal"/>
    <w:semiHidden/>
    <w:rsid w:val="00475C78"/>
    <w:pPr>
      <w:spacing w:after="0" w:line="240" w:lineRule="auto"/>
    </w:pPr>
    <w:rPr>
      <w:rFonts w:ascii="Times New Roman" w:eastAsia="Times New Roman" w:hAnsi="Times New Roman" w:cs="Times New Roman"/>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75C78"/>
    <w:pPr>
      <w:spacing w:after="0" w:line="240" w:lineRule="auto"/>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75C78"/>
    <w:pPr>
      <w:spacing w:after="0" w:line="240" w:lineRule="auto"/>
    </w:pPr>
    <w:rPr>
      <w:rFonts w:ascii="Times New Roman" w:eastAsia="Times New Roman" w:hAnsi="Times New Roman" w:cs="Times New Roman"/>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75C78"/>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75C78"/>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75C78"/>
    <w:pPr>
      <w:spacing w:after="0" w:line="240" w:lineRule="auto"/>
    </w:pPr>
    <w:rPr>
      <w:rFonts w:ascii="Times New Roman" w:eastAsia="Times New Roman" w:hAnsi="Times New Roman" w:cs="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75C78"/>
    <w:pPr>
      <w:spacing w:after="0" w:line="240" w:lineRule="auto"/>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75C78"/>
    <w:pPr>
      <w:spacing w:after="0" w:line="240" w:lineRule="auto"/>
    </w:pPr>
    <w:rPr>
      <w:rFonts w:ascii="Times New Roman" w:eastAsia="Times New Roman" w:hAnsi="Times New Roman"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75C78"/>
    <w:pPr>
      <w:spacing w:after="0" w:line="240" w:lineRule="auto"/>
    </w:pPr>
    <w:rPr>
      <w:rFonts w:ascii="Times New Roman" w:eastAsia="Times New Roman" w:hAnsi="Times New Roman" w:cs="Times New Roman"/>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75C78"/>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75C78"/>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75C78"/>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75C78"/>
    <w:pPr>
      <w:spacing w:after="0" w:line="240" w:lineRule="auto"/>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75C78"/>
    <w:pPr>
      <w:spacing w:after="0" w:line="240" w:lineRule="auto"/>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75C78"/>
    <w:pPr>
      <w:spacing w:after="0" w:line="240" w:lineRule="auto"/>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75C78"/>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75C78"/>
    <w:pPr>
      <w:spacing w:after="0" w:line="240" w:lineRule="auto"/>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75C78"/>
    <w:pPr>
      <w:spacing w:after="0" w:line="240" w:lineRule="auto"/>
    </w:pPr>
    <w:rPr>
      <w:rFonts w:ascii="Times New Roman" w:eastAsia="Times New Roman" w:hAnsi="Times New Roman" w:cs="Times New Roman"/>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75C78"/>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75C78"/>
    <w:pPr>
      <w:spacing w:after="0" w:line="240" w:lineRule="auto"/>
    </w:pPr>
    <w:rPr>
      <w:rFonts w:ascii="Times New Roman" w:eastAsia="Times New Roman" w:hAnsi="Times New Roman" w:cs="Times New Roman"/>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75C78"/>
    <w:pPr>
      <w:spacing w:after="0" w:line="240" w:lineRule="auto"/>
    </w:pPr>
    <w:rPr>
      <w:rFonts w:ascii="Times New Roman" w:eastAsia="Times New Roman" w:hAnsi="Times New Roman" w:cs="Times New Roman"/>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75C7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475C78"/>
    <w:pPr>
      <w:spacing w:after="0" w:line="240" w:lineRule="auto"/>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75C78"/>
    <w:pPr>
      <w:spacing w:after="0" w:line="240" w:lineRule="auto"/>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75C78"/>
    <w:pPr>
      <w:spacing w:after="0" w:line="240" w:lineRule="auto"/>
    </w:pPr>
    <w:rPr>
      <w:rFonts w:ascii="Times New Roman" w:eastAsia="Times New Roman"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rontHead">
    <w:name w:val="Front Head"/>
    <w:basedOn w:val="Normal"/>
    <w:autoRedefine/>
    <w:semiHidden/>
    <w:rsid w:val="00475C78"/>
    <w:pPr>
      <w:keepNext/>
      <w:pageBreakBefore/>
    </w:pPr>
    <w:rPr>
      <w:rFonts w:ascii="Arial" w:hAnsi="Arial"/>
      <w:sz w:val="28"/>
      <w:szCs w:val="28"/>
    </w:rPr>
  </w:style>
  <w:style w:type="character" w:customStyle="1" w:styleId="BodyChar">
    <w:name w:val="Body Char"/>
    <w:basedOn w:val="DefaultParagraphFont"/>
    <w:link w:val="Body"/>
    <w:uiPriority w:val="99"/>
    <w:rsid w:val="00475C78"/>
    <w:rPr>
      <w:rFonts w:ascii="Calibri" w:eastAsia="Times New Roman" w:hAnsi="Calibri" w:cs="Times New Roman"/>
      <w:sz w:val="24"/>
      <w:szCs w:val="24"/>
    </w:rPr>
  </w:style>
  <w:style w:type="paragraph" w:styleId="BalloonText">
    <w:name w:val="Balloon Text"/>
    <w:basedOn w:val="Normal"/>
    <w:link w:val="BalloonTextChar"/>
    <w:semiHidden/>
    <w:rsid w:val="00475C78"/>
    <w:rPr>
      <w:rFonts w:ascii="Tahoma" w:hAnsi="Tahoma" w:cs="Tahoma"/>
      <w:sz w:val="16"/>
      <w:szCs w:val="16"/>
    </w:rPr>
  </w:style>
  <w:style w:type="character" w:customStyle="1" w:styleId="BalloonTextChar">
    <w:name w:val="Balloon Text Char"/>
    <w:basedOn w:val="DefaultParagraphFont"/>
    <w:link w:val="BalloonText"/>
    <w:semiHidden/>
    <w:rsid w:val="00475C78"/>
    <w:rPr>
      <w:rFonts w:ascii="Tahoma" w:eastAsia="Times New Roman" w:hAnsi="Tahoma" w:cs="Tahoma"/>
      <w:sz w:val="16"/>
      <w:szCs w:val="16"/>
    </w:rPr>
  </w:style>
  <w:style w:type="character" w:styleId="CommentReference">
    <w:name w:val="annotation reference"/>
    <w:basedOn w:val="DefaultParagraphFont"/>
    <w:semiHidden/>
    <w:rsid w:val="00475C78"/>
    <w:rPr>
      <w:sz w:val="16"/>
      <w:szCs w:val="16"/>
    </w:rPr>
  </w:style>
  <w:style w:type="paragraph" w:styleId="CommentText">
    <w:name w:val="annotation text"/>
    <w:basedOn w:val="Normal"/>
    <w:link w:val="CommentTextChar"/>
    <w:semiHidden/>
    <w:rsid w:val="00475C78"/>
    <w:rPr>
      <w:sz w:val="20"/>
      <w:szCs w:val="20"/>
    </w:rPr>
  </w:style>
  <w:style w:type="character" w:customStyle="1" w:styleId="CommentTextChar">
    <w:name w:val="Comment Text Char"/>
    <w:basedOn w:val="DefaultParagraphFont"/>
    <w:link w:val="CommentText"/>
    <w:semiHidden/>
    <w:rsid w:val="00475C78"/>
    <w:rPr>
      <w:rFonts w:ascii="Calibri" w:eastAsia="Times New Roman" w:hAnsi="Calibri" w:cs="Times New Roman"/>
      <w:sz w:val="20"/>
      <w:szCs w:val="20"/>
    </w:rPr>
  </w:style>
  <w:style w:type="paragraph" w:styleId="CommentSubject">
    <w:name w:val="annotation subject"/>
    <w:basedOn w:val="CommentText"/>
    <w:next w:val="CommentText"/>
    <w:link w:val="CommentSubjectChar"/>
    <w:semiHidden/>
    <w:rsid w:val="00475C78"/>
    <w:rPr>
      <w:b/>
      <w:bCs/>
    </w:rPr>
  </w:style>
  <w:style w:type="character" w:customStyle="1" w:styleId="CommentSubjectChar">
    <w:name w:val="Comment Subject Char"/>
    <w:basedOn w:val="CommentTextChar"/>
    <w:link w:val="CommentSubject"/>
    <w:semiHidden/>
    <w:rsid w:val="00475C78"/>
    <w:rPr>
      <w:rFonts w:ascii="Calibri" w:eastAsia="Times New Roman" w:hAnsi="Calibri" w:cs="Times New Roman"/>
      <w:b/>
      <w:bCs/>
      <w:sz w:val="20"/>
      <w:szCs w:val="20"/>
    </w:rPr>
  </w:style>
  <w:style w:type="paragraph" w:styleId="Closing">
    <w:name w:val="Closing"/>
    <w:basedOn w:val="Normal"/>
    <w:link w:val="ClosingChar"/>
    <w:semiHidden/>
    <w:rsid w:val="00475C78"/>
    <w:pPr>
      <w:ind w:left="4320"/>
    </w:pPr>
  </w:style>
  <w:style w:type="character" w:customStyle="1" w:styleId="ClosingChar">
    <w:name w:val="Closing Char"/>
    <w:basedOn w:val="DefaultParagraphFont"/>
    <w:link w:val="Closing"/>
    <w:semiHidden/>
    <w:rsid w:val="00475C78"/>
    <w:rPr>
      <w:rFonts w:ascii="Calibri" w:eastAsia="Times New Roman" w:hAnsi="Calibri" w:cs="Times New Roman"/>
      <w:sz w:val="24"/>
      <w:szCs w:val="24"/>
    </w:rPr>
  </w:style>
  <w:style w:type="paragraph" w:customStyle="1" w:styleId="TableHeading">
    <w:name w:val="Table Heading"/>
    <w:basedOn w:val="Body"/>
    <w:rsid w:val="00475C78"/>
    <w:pPr>
      <w:keepNext/>
      <w:keepLines/>
      <w:autoSpaceDE w:val="0"/>
      <w:autoSpaceDN w:val="0"/>
      <w:adjustRightInd w:val="0"/>
      <w:spacing w:before="120"/>
    </w:pPr>
    <w:rPr>
      <w:rFonts w:ascii="Arial" w:hAnsi="Arial" w:cs="Arial"/>
      <w:b/>
      <w:bCs/>
      <w:color w:val="000000"/>
      <w:sz w:val="22"/>
      <w:szCs w:val="20"/>
    </w:rPr>
  </w:style>
  <w:style w:type="paragraph" w:customStyle="1" w:styleId="TableTextl">
    <w:name w:val="Table Textl"/>
    <w:basedOn w:val="Body"/>
    <w:rsid w:val="00475C78"/>
    <w:pPr>
      <w:keepNext/>
      <w:keepLines/>
      <w:autoSpaceDE w:val="0"/>
      <w:autoSpaceDN w:val="0"/>
      <w:adjustRightInd w:val="0"/>
      <w:spacing w:before="60" w:after="60"/>
    </w:pPr>
    <w:rPr>
      <w:rFonts w:cs="Arial"/>
      <w:bCs/>
      <w:color w:val="000000"/>
      <w:sz w:val="22"/>
      <w:szCs w:val="20"/>
    </w:rPr>
  </w:style>
  <w:style w:type="paragraph" w:customStyle="1" w:styleId="FigureTitle">
    <w:name w:val="Figure Title"/>
    <w:basedOn w:val="Normal"/>
    <w:semiHidden/>
    <w:rsid w:val="00475C78"/>
    <w:pPr>
      <w:jc w:val="center"/>
    </w:pPr>
    <w:rPr>
      <w:rFonts w:ascii="Arial" w:hAnsi="Arial"/>
      <w:b/>
      <w:sz w:val="20"/>
    </w:rPr>
  </w:style>
  <w:style w:type="paragraph" w:customStyle="1" w:styleId="Caution">
    <w:name w:val="Caution"/>
    <w:next w:val="Normal"/>
    <w:semiHidden/>
    <w:rsid w:val="00475C78"/>
    <w:pPr>
      <w:numPr>
        <w:numId w:val="16"/>
      </w:numPr>
      <w:pBdr>
        <w:top w:val="single" w:sz="4" w:space="1" w:color="auto"/>
        <w:bottom w:val="single" w:sz="4" w:space="1" w:color="auto"/>
      </w:pBdr>
      <w:spacing w:after="0" w:line="240" w:lineRule="auto"/>
    </w:pPr>
    <w:rPr>
      <w:rFonts w:ascii="Helvetica" w:eastAsia="Times New Roman" w:hAnsi="Helvetica" w:cs="Times New Roman"/>
      <w:color w:val="000000"/>
      <w:sz w:val="18"/>
      <w:szCs w:val="20"/>
      <w:lang w:val="fr-FR"/>
    </w:rPr>
  </w:style>
  <w:style w:type="paragraph" w:styleId="BlockText">
    <w:name w:val="Block Text"/>
    <w:basedOn w:val="Normal"/>
    <w:semiHidden/>
    <w:rsid w:val="00475C78"/>
    <w:pPr>
      <w:spacing w:after="120"/>
      <w:ind w:left="1440" w:right="1440"/>
    </w:pPr>
  </w:style>
  <w:style w:type="paragraph" w:styleId="Caption">
    <w:name w:val="caption"/>
    <w:aliases w:val="Caption-Figure"/>
    <w:basedOn w:val="Normal"/>
    <w:next w:val="Normal"/>
    <w:link w:val="CaptionChar"/>
    <w:autoRedefine/>
    <w:uiPriority w:val="99"/>
    <w:qFormat/>
    <w:rsid w:val="00312DD4"/>
    <w:pPr>
      <w:spacing w:before="360" w:after="120"/>
      <w:jc w:val="center"/>
    </w:pPr>
    <w:rPr>
      <w:bCs/>
      <w:i/>
      <w:sz w:val="20"/>
      <w:szCs w:val="20"/>
      <w:u w:val="single"/>
    </w:rPr>
  </w:style>
  <w:style w:type="paragraph" w:styleId="NoteHeading">
    <w:name w:val="Note Heading"/>
    <w:basedOn w:val="Normal"/>
    <w:next w:val="Normal"/>
    <w:link w:val="NoteHeadingChar"/>
    <w:semiHidden/>
    <w:rsid w:val="00475C78"/>
  </w:style>
  <w:style w:type="character" w:customStyle="1" w:styleId="NoteHeadingChar">
    <w:name w:val="Note Heading Char"/>
    <w:basedOn w:val="DefaultParagraphFont"/>
    <w:link w:val="NoteHeading"/>
    <w:semiHidden/>
    <w:rsid w:val="00475C78"/>
    <w:rPr>
      <w:rFonts w:ascii="Calibri" w:eastAsia="Times New Roman" w:hAnsi="Calibri" w:cs="Times New Roman"/>
      <w:sz w:val="24"/>
      <w:szCs w:val="24"/>
    </w:rPr>
  </w:style>
  <w:style w:type="paragraph" w:styleId="PlainText">
    <w:name w:val="Plain Text"/>
    <w:basedOn w:val="Normal"/>
    <w:link w:val="PlainTextChar"/>
    <w:uiPriority w:val="99"/>
    <w:semiHidden/>
    <w:rsid w:val="00475C78"/>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475C78"/>
    <w:rPr>
      <w:rFonts w:ascii="Courier New" w:eastAsia="Times New Roman" w:hAnsi="Courier New" w:cs="Courier New"/>
      <w:sz w:val="20"/>
      <w:szCs w:val="20"/>
    </w:rPr>
  </w:style>
  <w:style w:type="paragraph" w:styleId="MessageHeader">
    <w:name w:val="Message Header"/>
    <w:basedOn w:val="Normal"/>
    <w:link w:val="MessageHeaderChar"/>
    <w:semiHidden/>
    <w:rsid w:val="00475C7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basedOn w:val="DefaultParagraphFont"/>
    <w:link w:val="MessageHeader"/>
    <w:semiHidden/>
    <w:rsid w:val="00475C78"/>
    <w:rPr>
      <w:rFonts w:ascii="Arial" w:eastAsia="Times New Roman" w:hAnsi="Arial" w:cs="Arial"/>
      <w:sz w:val="24"/>
      <w:szCs w:val="24"/>
      <w:shd w:val="pct20" w:color="auto" w:fill="auto"/>
    </w:rPr>
  </w:style>
  <w:style w:type="character" w:customStyle="1" w:styleId="CodeChar">
    <w:name w:val="Code Char"/>
    <w:basedOn w:val="DefaultParagraphFont"/>
    <w:link w:val="Code"/>
    <w:rsid w:val="00475C78"/>
    <w:rPr>
      <w:rFonts w:ascii="Courier New" w:eastAsia="Times New Roman" w:hAnsi="Courier New" w:cs="Times New Roman"/>
      <w:szCs w:val="24"/>
    </w:rPr>
  </w:style>
  <w:style w:type="character" w:styleId="Emphasis">
    <w:name w:val="Emphasis"/>
    <w:basedOn w:val="DefaultParagraphFont"/>
    <w:qFormat/>
    <w:rsid w:val="00475C78"/>
    <w:rPr>
      <w:i/>
      <w:iCs/>
    </w:rPr>
  </w:style>
  <w:style w:type="paragraph" w:customStyle="1" w:styleId="Caption-Table">
    <w:name w:val="Caption - Table"/>
    <w:basedOn w:val="Caption1"/>
    <w:autoRedefine/>
    <w:qFormat/>
    <w:rsid w:val="00475C78"/>
    <w:pPr>
      <w:keepLines/>
      <w:numPr>
        <w:numId w:val="19"/>
      </w:numPr>
    </w:pPr>
  </w:style>
  <w:style w:type="paragraph" w:customStyle="1" w:styleId="Caption-Figure">
    <w:name w:val="Caption - Figure"/>
    <w:basedOn w:val="Caption1"/>
    <w:autoRedefine/>
    <w:qFormat/>
    <w:rsid w:val="00475C78"/>
    <w:pPr>
      <w:numPr>
        <w:numId w:val="22"/>
      </w:numPr>
      <w:spacing w:after="120"/>
    </w:pPr>
    <w:rPr>
      <w:lang w:val="sv-SE"/>
    </w:rPr>
  </w:style>
  <w:style w:type="paragraph" w:styleId="FootnoteText">
    <w:name w:val="footnote text"/>
    <w:basedOn w:val="Normal"/>
    <w:link w:val="FootnoteTextChar"/>
    <w:semiHidden/>
    <w:rsid w:val="00475C78"/>
    <w:rPr>
      <w:sz w:val="20"/>
      <w:szCs w:val="20"/>
    </w:rPr>
  </w:style>
  <w:style w:type="character" w:customStyle="1" w:styleId="FootnoteTextChar">
    <w:name w:val="Footnote Text Char"/>
    <w:basedOn w:val="DefaultParagraphFont"/>
    <w:link w:val="FootnoteText"/>
    <w:semiHidden/>
    <w:rsid w:val="00475C78"/>
    <w:rPr>
      <w:rFonts w:ascii="Calibri" w:eastAsia="Times New Roman" w:hAnsi="Calibri" w:cs="Times New Roman"/>
      <w:sz w:val="20"/>
      <w:szCs w:val="20"/>
    </w:rPr>
  </w:style>
  <w:style w:type="paragraph" w:styleId="TableofFigures">
    <w:name w:val="table of figures"/>
    <w:basedOn w:val="Normal"/>
    <w:next w:val="Normal"/>
    <w:uiPriority w:val="99"/>
    <w:rsid w:val="00475C78"/>
  </w:style>
  <w:style w:type="character" w:styleId="FootnoteReference">
    <w:name w:val="footnote reference"/>
    <w:basedOn w:val="DefaultParagraphFont"/>
    <w:semiHidden/>
    <w:rsid w:val="00475C78"/>
    <w:rPr>
      <w:vertAlign w:val="superscript"/>
    </w:rPr>
  </w:style>
  <w:style w:type="paragraph" w:customStyle="1" w:styleId="NumberedList">
    <w:name w:val="Numbered List"/>
    <w:basedOn w:val="ListNumber"/>
    <w:rsid w:val="00475C78"/>
  </w:style>
  <w:style w:type="table" w:styleId="TableGrid1">
    <w:name w:val="Table Grid 1"/>
    <w:basedOn w:val="TableNormal"/>
    <w:rsid w:val="00475C78"/>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DocumentMap">
    <w:name w:val="Document Map"/>
    <w:basedOn w:val="Normal"/>
    <w:link w:val="DocumentMapChar"/>
    <w:rsid w:val="00475C78"/>
    <w:rPr>
      <w:rFonts w:ascii="Tahoma" w:hAnsi="Tahoma" w:cs="Tahoma"/>
      <w:sz w:val="16"/>
      <w:szCs w:val="16"/>
    </w:rPr>
  </w:style>
  <w:style w:type="character" w:customStyle="1" w:styleId="DocumentMapChar">
    <w:name w:val="Document Map Char"/>
    <w:basedOn w:val="DefaultParagraphFont"/>
    <w:link w:val="DocumentMap"/>
    <w:rsid w:val="00475C78"/>
    <w:rPr>
      <w:rFonts w:ascii="Tahoma" w:eastAsia="Times New Roman" w:hAnsi="Tahoma" w:cs="Tahoma"/>
      <w:sz w:val="16"/>
      <w:szCs w:val="16"/>
    </w:rPr>
  </w:style>
  <w:style w:type="paragraph" w:styleId="NoSpacing">
    <w:name w:val="No Spacing"/>
    <w:uiPriority w:val="1"/>
    <w:rsid w:val="00475C78"/>
    <w:pPr>
      <w:spacing w:after="0" w:line="240" w:lineRule="auto"/>
    </w:pPr>
    <w:rPr>
      <w:rFonts w:ascii="Calibri" w:eastAsia="Times New Roman" w:hAnsi="Calibri" w:cs="Times New Roman"/>
      <w:sz w:val="24"/>
      <w:szCs w:val="24"/>
    </w:rPr>
  </w:style>
  <w:style w:type="paragraph" w:customStyle="1" w:styleId="BulletSubSub">
    <w:name w:val="BulletSubSub"/>
    <w:basedOn w:val="BulletSubdash"/>
    <w:qFormat/>
    <w:rsid w:val="00475C78"/>
    <w:pPr>
      <w:numPr>
        <w:numId w:val="21"/>
      </w:numPr>
      <w:tabs>
        <w:tab w:val="clear" w:pos="864"/>
        <w:tab w:val="left" w:pos="1152"/>
      </w:tabs>
    </w:pPr>
  </w:style>
  <w:style w:type="table" w:customStyle="1" w:styleId="LightGrid-Accent11">
    <w:name w:val="Light Grid - Accent 11"/>
    <w:basedOn w:val="TableNormal"/>
    <w:uiPriority w:val="62"/>
    <w:rsid w:val="00475C7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Figures">
    <w:name w:val="Figures"/>
    <w:basedOn w:val="Normal"/>
    <w:next w:val="Normal"/>
    <w:autoRedefine/>
    <w:rsid w:val="00475C78"/>
    <w:pPr>
      <w:numPr>
        <w:numId w:val="23"/>
      </w:numPr>
      <w:spacing w:before="0" w:after="240" w:line="240" w:lineRule="atLeast"/>
      <w:jc w:val="center"/>
    </w:pPr>
    <w:rPr>
      <w:rFonts w:ascii="Times New Roman" w:hAnsi="Times New Roman"/>
      <w:b/>
      <w:i/>
      <w:sz w:val="22"/>
      <w:szCs w:val="20"/>
    </w:rPr>
  </w:style>
  <w:style w:type="paragraph" w:customStyle="1" w:styleId="CellBody">
    <w:name w:val="CellBody"/>
    <w:rsid w:val="00475C78"/>
    <w:pPr>
      <w:keepNext/>
      <w:keepLines/>
      <w:autoSpaceDE w:val="0"/>
      <w:autoSpaceDN w:val="0"/>
      <w:adjustRightInd w:val="0"/>
      <w:spacing w:before="20" w:after="20" w:line="280" w:lineRule="atLeast"/>
      <w:jc w:val="center"/>
    </w:pPr>
    <w:rPr>
      <w:rFonts w:ascii="Calibri" w:eastAsia="MS Mincho" w:hAnsi="Calibri" w:cs="Times New Roman"/>
      <w:color w:val="000000"/>
      <w:sz w:val="24"/>
      <w:szCs w:val="24"/>
      <w:lang w:eastAsia="ja-JP"/>
    </w:rPr>
  </w:style>
  <w:style w:type="paragraph" w:customStyle="1" w:styleId="CellHeading">
    <w:name w:val="CellHeading"/>
    <w:rsid w:val="00475C78"/>
    <w:pPr>
      <w:keepNext/>
      <w:suppressAutoHyphens/>
      <w:autoSpaceDE w:val="0"/>
      <w:autoSpaceDN w:val="0"/>
      <w:adjustRightInd w:val="0"/>
      <w:spacing w:before="20" w:after="20" w:line="280" w:lineRule="atLeast"/>
      <w:jc w:val="center"/>
    </w:pPr>
    <w:rPr>
      <w:rFonts w:ascii="Calibri" w:eastAsia="MS Mincho" w:hAnsi="Calibri" w:cs="Times New Roman"/>
      <w:b/>
      <w:color w:val="000000"/>
      <w:w w:val="0"/>
      <w:sz w:val="24"/>
      <w:szCs w:val="24"/>
      <w:lang w:eastAsia="ja-JP"/>
    </w:rPr>
  </w:style>
  <w:style w:type="table" w:customStyle="1" w:styleId="LightGrid1">
    <w:name w:val="Light Grid1"/>
    <w:basedOn w:val="TableNormal"/>
    <w:uiPriority w:val="62"/>
    <w:rsid w:val="00475C7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CellBody-Left">
    <w:name w:val="CellBody-Left"/>
    <w:basedOn w:val="CellBody"/>
    <w:rsid w:val="00475C78"/>
    <w:pPr>
      <w:jc w:val="left"/>
    </w:pPr>
    <w:rPr>
      <w:rFonts w:eastAsia="Times New Roman"/>
      <w:szCs w:val="20"/>
    </w:rPr>
  </w:style>
  <w:style w:type="paragraph" w:styleId="ListParagraph">
    <w:name w:val="List Paragraph"/>
    <w:aliases w:val="First bullet"/>
    <w:basedOn w:val="Normal"/>
    <w:link w:val="ListParagraphChar"/>
    <w:uiPriority w:val="34"/>
    <w:qFormat/>
    <w:rsid w:val="00475C78"/>
    <w:pPr>
      <w:spacing w:before="0" w:after="200" w:line="276" w:lineRule="auto"/>
      <w:ind w:left="720"/>
      <w:contextualSpacing/>
    </w:pPr>
    <w:rPr>
      <w:rFonts w:asciiTheme="minorHAnsi" w:eastAsiaTheme="minorHAnsi" w:hAnsiTheme="minorHAnsi" w:cstheme="minorBidi"/>
      <w:sz w:val="22"/>
      <w:szCs w:val="22"/>
    </w:rPr>
  </w:style>
  <w:style w:type="paragraph" w:customStyle="1" w:styleId="Default">
    <w:name w:val="Default"/>
    <w:rsid w:val="00475C78"/>
    <w:pPr>
      <w:autoSpaceDE w:val="0"/>
      <w:autoSpaceDN w:val="0"/>
      <w:adjustRightInd w:val="0"/>
      <w:spacing w:after="0" w:line="240" w:lineRule="auto"/>
    </w:pPr>
    <w:rPr>
      <w:rFonts w:ascii="Calibri" w:eastAsia="Times New Roman" w:hAnsi="Calibri" w:cs="Calibri"/>
      <w:color w:val="000000"/>
      <w:sz w:val="24"/>
      <w:szCs w:val="24"/>
    </w:rPr>
  </w:style>
  <w:style w:type="table" w:styleId="LightList-Accent3">
    <w:name w:val="Light List Accent 3"/>
    <w:basedOn w:val="TableNormal"/>
    <w:uiPriority w:val="61"/>
    <w:rsid w:val="00475C78"/>
    <w:pPr>
      <w:spacing w:after="0" w:line="240" w:lineRule="auto"/>
    </w:pPr>
    <w:rPr>
      <w:rFonts w:eastAsiaTheme="minorEastAsia"/>
      <w:lang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
    <w:name w:val="Light Grid"/>
    <w:basedOn w:val="TableNormal"/>
    <w:uiPriority w:val="62"/>
    <w:rsid w:val="00475C7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475C7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2-Accent1">
    <w:name w:val="Medium Grid 2 Accent 1"/>
    <w:basedOn w:val="TableNormal"/>
    <w:uiPriority w:val="68"/>
    <w:rsid w:val="00475C78"/>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CaptionChar">
    <w:name w:val="Caption Char"/>
    <w:aliases w:val="Caption-Figure Char"/>
    <w:basedOn w:val="DefaultParagraphFont"/>
    <w:link w:val="Caption"/>
    <w:uiPriority w:val="99"/>
    <w:rsid w:val="00312DD4"/>
    <w:rPr>
      <w:rFonts w:ascii="Calibri" w:eastAsia="Times New Roman" w:hAnsi="Calibri" w:cs="Times New Roman"/>
      <w:bCs/>
      <w:i/>
      <w:sz w:val="20"/>
      <w:szCs w:val="20"/>
      <w:u w:val="single"/>
    </w:rPr>
  </w:style>
  <w:style w:type="paragraph" w:customStyle="1" w:styleId="Table">
    <w:name w:val="Table"/>
    <w:basedOn w:val="Normal"/>
    <w:rsid w:val="00475C78"/>
    <w:pPr>
      <w:tabs>
        <w:tab w:val="left" w:pos="1800"/>
      </w:tabs>
      <w:spacing w:before="0"/>
    </w:pPr>
    <w:rPr>
      <w:rFonts w:ascii="Times New Roman" w:hAnsi="Times New Roman"/>
      <w:color w:val="000000"/>
      <w:sz w:val="20"/>
      <w:szCs w:val="20"/>
    </w:rPr>
  </w:style>
  <w:style w:type="character" w:customStyle="1" w:styleId="ListParagraphChar">
    <w:name w:val="List Paragraph Char"/>
    <w:aliases w:val="First bullet Char"/>
    <w:basedOn w:val="DefaultParagraphFont"/>
    <w:link w:val="ListParagraph"/>
    <w:uiPriority w:val="34"/>
    <w:rsid w:val="00475C78"/>
  </w:style>
  <w:style w:type="character" w:styleId="PlaceholderText">
    <w:name w:val="Placeholder Text"/>
    <w:basedOn w:val="DefaultParagraphFont"/>
    <w:uiPriority w:val="99"/>
    <w:semiHidden/>
    <w:rsid w:val="00475C78"/>
    <w:rPr>
      <w:color w:val="808080"/>
    </w:rPr>
  </w:style>
  <w:style w:type="paragraph" w:customStyle="1" w:styleId="m-4185299007064358885body">
    <w:name w:val="m_-4185299007064358885body"/>
    <w:basedOn w:val="Normal"/>
    <w:rsid w:val="00DE4F19"/>
    <w:pPr>
      <w:spacing w:before="100" w:beforeAutospacing="1" w:after="100" w:afterAutospacing="1"/>
    </w:pPr>
    <w:rPr>
      <w:rFonts w:ascii="Times New Roman" w:hAnsi="Times New Roman"/>
    </w:rPr>
  </w:style>
  <w:style w:type="table" w:customStyle="1" w:styleId="brcm-tbl">
    <w:name w:val="brcm-tbl"/>
    <w:basedOn w:val="TableNormal"/>
    <w:uiPriority w:val="99"/>
    <w:rsid w:val="00DC029D"/>
    <w:pPr>
      <w:spacing w:after="0" w:line="240" w:lineRule="auto"/>
    </w:pPr>
    <w:rPr>
      <w:rFonts w:ascii="Arial" w:eastAsia="Times New Roman" w:hAnsi="Arial" w:cs="Times New Roman"/>
      <w:sz w:val="2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wordWrap/>
        <w:jc w:val="center"/>
      </w:pPr>
      <w:rPr>
        <w:rFonts w:ascii="Arial" w:hAnsi="Arial"/>
        <w:b/>
        <w:sz w:val="20"/>
      </w:rPr>
      <w:tblPr/>
      <w:tcPr>
        <w:tcBorders>
          <w:top w:val="single" w:sz="4" w:space="0" w:color="auto"/>
          <w:left w:val="single" w:sz="4" w:space="0" w:color="auto"/>
          <w:bottom w:val="double" w:sz="4" w:space="0" w:color="auto"/>
          <w:right w:val="single" w:sz="4" w:space="0" w:color="auto"/>
          <w:insideH w:val="double" w:sz="4" w:space="0" w:color="auto"/>
          <w:insideV w:val="single" w:sz="4" w:space="0" w:color="auto"/>
          <w:tl2br w:val="nil"/>
          <w:tr2bl w:val="nil"/>
        </w:tcBorders>
        <w:shd w:val="clear" w:color="auto" w:fill="D9D9D9" w:themeFill="background1" w:themeFillShade="D9"/>
      </w:tcPr>
    </w:tblStylePr>
  </w:style>
  <w:style w:type="table" w:customStyle="1" w:styleId="brcm-tbl1">
    <w:name w:val="brcm-tbl1"/>
    <w:basedOn w:val="TableNormal"/>
    <w:uiPriority w:val="99"/>
    <w:rsid w:val="00BC5124"/>
    <w:pPr>
      <w:spacing w:after="0" w:line="240" w:lineRule="auto"/>
    </w:pPr>
    <w:rPr>
      <w:rFonts w:ascii="Arial" w:eastAsia="Times New Roman" w:hAnsi="Arial" w:cs="Times New Roman"/>
      <w:sz w:val="2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wordWrap/>
        <w:jc w:val="center"/>
      </w:pPr>
      <w:rPr>
        <w:rFonts w:ascii="Arial" w:hAnsi="Arial"/>
        <w:b/>
        <w:sz w:val="20"/>
      </w:rPr>
      <w:tblPr/>
      <w:tcPr>
        <w:tcBorders>
          <w:top w:val="single" w:sz="4" w:space="0" w:color="auto"/>
          <w:left w:val="single" w:sz="4" w:space="0" w:color="auto"/>
          <w:bottom w:val="double" w:sz="4" w:space="0" w:color="auto"/>
          <w:right w:val="single" w:sz="4" w:space="0" w:color="auto"/>
          <w:insideH w:val="double" w:sz="4" w:space="0" w:color="auto"/>
          <w:insideV w:val="single" w:sz="4" w:space="0" w:color="auto"/>
          <w:tl2br w:val="nil"/>
          <w:tr2bl w:val="nil"/>
        </w:tcBorders>
        <w:shd w:val="clear" w:color="auto" w:fill="D9D9D9" w:themeFill="background1" w:themeFillShade="D9"/>
      </w:tcPr>
    </w:tblStylePr>
  </w:style>
  <w:style w:type="table" w:customStyle="1" w:styleId="brcm-tbl2">
    <w:name w:val="brcm-tbl2"/>
    <w:basedOn w:val="TableNormal"/>
    <w:uiPriority w:val="99"/>
    <w:rsid w:val="00BC5124"/>
    <w:pPr>
      <w:spacing w:after="0" w:line="240" w:lineRule="auto"/>
    </w:pPr>
    <w:rPr>
      <w:rFonts w:ascii="Arial" w:eastAsia="Times New Roman" w:hAnsi="Arial" w:cs="Times New Roman"/>
      <w:sz w:val="2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wordWrap/>
        <w:jc w:val="center"/>
      </w:pPr>
      <w:rPr>
        <w:rFonts w:ascii="Arial" w:hAnsi="Arial"/>
        <w:b/>
        <w:sz w:val="20"/>
      </w:rPr>
      <w:tblPr/>
      <w:tcPr>
        <w:tcBorders>
          <w:top w:val="single" w:sz="4" w:space="0" w:color="auto"/>
          <w:left w:val="single" w:sz="4" w:space="0" w:color="auto"/>
          <w:bottom w:val="double" w:sz="4" w:space="0" w:color="auto"/>
          <w:right w:val="single" w:sz="4" w:space="0" w:color="auto"/>
          <w:insideH w:val="double" w:sz="4" w:space="0" w:color="auto"/>
          <w:insideV w:val="single" w:sz="4" w:space="0" w:color="auto"/>
          <w:tl2br w:val="nil"/>
          <w:tr2bl w:val="nil"/>
        </w:tcBorders>
        <w:shd w:val="clear" w:color="auto" w:fill="D9D9D9"/>
      </w:tcPr>
    </w:tblStylePr>
  </w:style>
  <w:style w:type="character" w:customStyle="1" w:styleId="error">
    <w:name w:val="error"/>
    <w:basedOn w:val="DefaultParagraphFont"/>
    <w:rsid w:val="004110E0"/>
  </w:style>
  <w:style w:type="paragraph" w:styleId="Revision">
    <w:name w:val="Revision"/>
    <w:hidden/>
    <w:uiPriority w:val="99"/>
    <w:semiHidden/>
    <w:rsid w:val="007B5000"/>
    <w:pPr>
      <w:spacing w:after="0" w:line="240" w:lineRule="auto"/>
    </w:pPr>
    <w:rPr>
      <w:rFonts w:ascii="Calibri" w:eastAsia="Times New Roman" w:hAnsi="Calibri" w:cs="Times New Roman"/>
      <w:sz w:val="24"/>
      <w:szCs w:val="24"/>
    </w:rPr>
  </w:style>
  <w:style w:type="paragraph" w:customStyle="1" w:styleId="tableText0">
    <w:name w:val="tableText"/>
    <w:basedOn w:val="Normal"/>
    <w:autoRedefine/>
    <w:qFormat/>
    <w:rsid w:val="00755DC7"/>
    <w:pPr>
      <w:spacing w:before="0" w:after="60"/>
    </w:pPr>
    <w:rPr>
      <w:rFonts w:ascii="Vista Sans OT Book" w:eastAsiaTheme="minorHAnsi" w:hAnsi="Vista Sans OT Book" w:cstheme="minorBidi"/>
      <w:color w:val="000000" w:themeColor="text1" w:themeShade="BF"/>
      <w:sz w:val="20"/>
      <w:szCs w:val="20"/>
    </w:rPr>
  </w:style>
  <w:style w:type="paragraph" w:customStyle="1" w:styleId="tableHead0">
    <w:name w:val="tableHead"/>
    <w:basedOn w:val="tableText0"/>
    <w:qFormat/>
    <w:rsid w:val="00755DC7"/>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298038">
      <w:bodyDiv w:val="1"/>
      <w:marLeft w:val="0"/>
      <w:marRight w:val="0"/>
      <w:marTop w:val="0"/>
      <w:marBottom w:val="0"/>
      <w:divBdr>
        <w:top w:val="none" w:sz="0" w:space="0" w:color="auto"/>
        <w:left w:val="none" w:sz="0" w:space="0" w:color="auto"/>
        <w:bottom w:val="none" w:sz="0" w:space="0" w:color="auto"/>
        <w:right w:val="none" w:sz="0" w:space="0" w:color="auto"/>
      </w:divBdr>
    </w:div>
    <w:div w:id="376051937">
      <w:bodyDiv w:val="1"/>
      <w:marLeft w:val="0"/>
      <w:marRight w:val="0"/>
      <w:marTop w:val="0"/>
      <w:marBottom w:val="0"/>
      <w:divBdr>
        <w:top w:val="none" w:sz="0" w:space="0" w:color="auto"/>
        <w:left w:val="none" w:sz="0" w:space="0" w:color="auto"/>
        <w:bottom w:val="none" w:sz="0" w:space="0" w:color="auto"/>
        <w:right w:val="none" w:sz="0" w:space="0" w:color="auto"/>
      </w:divBdr>
    </w:div>
    <w:div w:id="672145348">
      <w:bodyDiv w:val="1"/>
      <w:marLeft w:val="0"/>
      <w:marRight w:val="0"/>
      <w:marTop w:val="0"/>
      <w:marBottom w:val="0"/>
      <w:divBdr>
        <w:top w:val="none" w:sz="0" w:space="0" w:color="auto"/>
        <w:left w:val="none" w:sz="0" w:space="0" w:color="auto"/>
        <w:bottom w:val="none" w:sz="0" w:space="0" w:color="auto"/>
        <w:right w:val="none" w:sz="0" w:space="0" w:color="auto"/>
      </w:divBdr>
    </w:div>
    <w:div w:id="879589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yperlink" Target="http://nvlpubs.nist.gov/nistpubs/Legacy/SP/nistspecialpublication800-38d.pdf" TargetMode="External"/><Relationship Id="rId39" Type="http://schemas.openxmlformats.org/officeDocument/2006/relationships/image" Target="media/image10.emf"/><Relationship Id="rId21" Type="http://schemas.openxmlformats.org/officeDocument/2006/relationships/hyperlink" Target="http://nvlpubs.nist.gov/nistpubs/Legacy/SP/nistspecialpublication800-38e.pdf" TargetMode="External"/><Relationship Id="rId34" Type="http://schemas.openxmlformats.org/officeDocument/2006/relationships/oleObject" Target="embeddings/Microsoft_Visio_2003-2010_Drawing2.vsd"/><Relationship Id="rId42" Type="http://schemas.openxmlformats.org/officeDocument/2006/relationships/oleObject" Target="embeddings/Microsoft_Visio_2003-2010_Drawing6.vsd"/><Relationship Id="rId47" Type="http://schemas.openxmlformats.org/officeDocument/2006/relationships/image" Target="media/image14.emf"/><Relationship Id="rId50" Type="http://schemas.openxmlformats.org/officeDocument/2006/relationships/oleObject" Target="embeddings/Microsoft_Visio_2003-2010_Drawing10.vsd"/><Relationship Id="rId55" Type="http://schemas.openxmlformats.org/officeDocument/2006/relationships/image" Target="media/image18.png"/><Relationship Id="rId63" Type="http://schemas.openxmlformats.org/officeDocument/2006/relationships/hyperlink" Target="http://nvlpubs.nist.gov/nistpubs/Legacy/SP/nistspecialpublication800-38a.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5.xml"/><Relationship Id="rId29" Type="http://schemas.openxmlformats.org/officeDocument/2006/relationships/image" Target="media/image5.emf"/><Relationship Id="rId41" Type="http://schemas.openxmlformats.org/officeDocument/2006/relationships/image" Target="media/image11.emf"/><Relationship Id="rId54" Type="http://schemas.openxmlformats.org/officeDocument/2006/relationships/oleObject" Target="embeddings/Microsoft_Visio_2003-2010_Drawing12.vsd"/><Relationship Id="rId62" Type="http://schemas.openxmlformats.org/officeDocument/2006/relationships/hyperlink" Target="http://nvlpubs.nist.gov/nistpubs/Legacy/SP/nistspecialpublication800-38a.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nvlpubs.nist.gov/nistpubs/Legacy/SP/nistspecialpublication800-38d.pdf" TargetMode="External"/><Relationship Id="rId32" Type="http://schemas.openxmlformats.org/officeDocument/2006/relationships/oleObject" Target="embeddings/Microsoft_Visio_2003-2010_Drawing1.vsd"/><Relationship Id="rId37" Type="http://schemas.openxmlformats.org/officeDocument/2006/relationships/image" Target="media/image9.emf"/><Relationship Id="rId40" Type="http://schemas.openxmlformats.org/officeDocument/2006/relationships/oleObject" Target="embeddings/Microsoft_Visio_2003-2010_Drawing5.vsd"/><Relationship Id="rId45" Type="http://schemas.openxmlformats.org/officeDocument/2006/relationships/image" Target="media/image13.emf"/><Relationship Id="rId53" Type="http://schemas.openxmlformats.org/officeDocument/2006/relationships/image" Target="media/image17.emf"/><Relationship Id="rId58" Type="http://schemas.openxmlformats.org/officeDocument/2006/relationships/hyperlink" Target="http://csrc.nist.gov/publications/fips/fips197/fips-197.pdf" TargetMode="External"/><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nvlpubs.nist.gov/nistpubs/Legacy/SP/nistspecialpublication800-38d.pdf" TargetMode="External"/><Relationship Id="rId28" Type="http://schemas.openxmlformats.org/officeDocument/2006/relationships/hyperlink" Target="http://nvlpubs.nist.gov/nistpubs/SpecialPublications/NIST.SP.800-90Ar1.pdf" TargetMode="External"/><Relationship Id="rId36" Type="http://schemas.openxmlformats.org/officeDocument/2006/relationships/oleObject" Target="embeddings/Microsoft_Visio_2003-2010_Drawing3.vsd"/><Relationship Id="rId49" Type="http://schemas.openxmlformats.org/officeDocument/2006/relationships/image" Target="media/image15.emf"/><Relationship Id="rId57" Type="http://schemas.openxmlformats.org/officeDocument/2006/relationships/hyperlink" Target="http://csrc.nist.gov/publications/fips/fips180-2/fips180-2withchangenotice.pdf" TargetMode="External"/><Relationship Id="rId61" Type="http://schemas.openxmlformats.org/officeDocument/2006/relationships/hyperlink" Target="http://nvlpubs.nist.gov/nistpubs/Legacy/SP/nistspecialpublication800-38a.pdf" TargetMode="Externa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6.emf"/><Relationship Id="rId44" Type="http://schemas.openxmlformats.org/officeDocument/2006/relationships/oleObject" Target="embeddings/Microsoft_Visio_2003-2010_Drawing7.vsd"/><Relationship Id="rId52" Type="http://schemas.openxmlformats.org/officeDocument/2006/relationships/oleObject" Target="embeddings/Microsoft_Visio_2003-2010_Drawing11.vsd"/><Relationship Id="rId60" Type="http://schemas.openxmlformats.org/officeDocument/2006/relationships/hyperlink" Target="http://luca-giuzzi.unibs.it/corsi/Support/papers-cryptography/1619-2007-NIST-Submission.pdf"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nvlpubs.nist.gov/nistpubs/Legacy/SP/nistspecialpublication800-38e.pdf" TargetMode="External"/><Relationship Id="rId27" Type="http://schemas.openxmlformats.org/officeDocument/2006/relationships/hyperlink" Target="https://nvlpubs.nist.gov/nistpubs/FIPS/NIST.FIPS.198-1.pdf" TargetMode="External"/><Relationship Id="rId30" Type="http://schemas.openxmlformats.org/officeDocument/2006/relationships/oleObject" Target="embeddings/Microsoft_Visio_2003-2010_Drawing.vsd"/><Relationship Id="rId35" Type="http://schemas.openxmlformats.org/officeDocument/2006/relationships/image" Target="media/image8.emf"/><Relationship Id="rId43" Type="http://schemas.openxmlformats.org/officeDocument/2006/relationships/image" Target="media/image12.emf"/><Relationship Id="rId48" Type="http://schemas.openxmlformats.org/officeDocument/2006/relationships/oleObject" Target="embeddings/Microsoft_Visio_2003-2010_Drawing9.vsd"/><Relationship Id="rId56" Type="http://schemas.openxmlformats.org/officeDocument/2006/relationships/hyperlink" Target="http://www.rfc-editor.org/rfc/pdfrfc/rfc2104.txt.pdf" TargetMode="External"/><Relationship Id="rId64" Type="http://schemas.openxmlformats.org/officeDocument/2006/relationships/hyperlink" Target="http://csrc.nist.gov/publications/nistpubs/800-90A/SP800-90A.pdf" TargetMode="External"/><Relationship Id="rId8" Type="http://schemas.openxmlformats.org/officeDocument/2006/relationships/webSettings" Target="webSettings.xml"/><Relationship Id="rId51" Type="http://schemas.openxmlformats.org/officeDocument/2006/relationships/image" Target="media/image16.emf"/><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nvlpubs.nist.gov/nistpubs/FIPS/NIST.FIPS.180-4.pdf" TargetMode="External"/><Relationship Id="rId33" Type="http://schemas.openxmlformats.org/officeDocument/2006/relationships/image" Target="media/image7.emf"/><Relationship Id="rId38" Type="http://schemas.openxmlformats.org/officeDocument/2006/relationships/oleObject" Target="embeddings/Microsoft_Visio_2003-2010_Drawing4.vsd"/><Relationship Id="rId46" Type="http://schemas.openxmlformats.org/officeDocument/2006/relationships/oleObject" Target="embeddings/Microsoft_Visio_2003-2010_Drawing8.vsd"/><Relationship Id="rId59" Type="http://schemas.openxmlformats.org/officeDocument/2006/relationships/hyperlink" Target="http://csrc.nist.gov/groups/ST/toolkit/BCM/documents/proposedmodes/gcm/gcm-revised-spec.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AE7AD312600164BB02F77AAA02A92FF" ma:contentTypeVersion="0" ma:contentTypeDescription="Create a new document." ma:contentTypeScope="" ma:versionID="7b3bb9848863fb7186ac7b67adbce63f">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BE19FD-9120-4631-900C-A2575CA714C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1FC20A5-7092-456F-9DDE-45415EEA34F3}">
  <ds:schemaRefs>
    <ds:schemaRef ds:uri="http://schemas.microsoft.com/sharepoint/v3/contenttype/forms"/>
  </ds:schemaRefs>
</ds:datastoreItem>
</file>

<file path=customXml/itemProps3.xml><?xml version="1.0" encoding="utf-8"?>
<ds:datastoreItem xmlns:ds="http://schemas.openxmlformats.org/officeDocument/2006/customXml" ds:itemID="{4F87583A-A78F-403F-9BDD-F2407AEA10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79FBC73-FB33-47A1-906D-073DBD484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50</Pages>
  <Words>6970</Words>
  <Characters>39731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Broadcom</Company>
  <LinksUpToDate>false</LinksUpToDate>
  <CharactersWithSpaces>46608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Zipline</dc:title>
  <dc:creator>Nihad Nasim</dc:creator>
  <cp:lastModifiedBy>Michael McIntyre</cp:lastModifiedBy>
  <cp:revision>6</cp:revision>
  <cp:lastPrinted>2017-08-08T20:46:00Z</cp:lastPrinted>
  <dcterms:created xsi:type="dcterms:W3CDTF">2019-02-05T13:35:00Z</dcterms:created>
  <dcterms:modified xsi:type="dcterms:W3CDTF">2019-04-04T17:48:00Z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b-focrow@microsoft.com</vt:lpwstr>
  </property>
  <property fmtid="{D5CDD505-2E9C-101B-9397-08002B2CF9AE}" pid="5" name="MSIP_Label_f42aa342-8706-4288-bd11-ebb85995028c_SetDate">
    <vt:lpwstr>2019-03-27T00:00:22.1870865Z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1800ffc3-7608-4c72-8f2f-b2e2e775e3ed</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0x0101006AE7AD312600164BB02F77AAA02A92FF</vt:lpwstr>
  </property>
</Properties>
</file>